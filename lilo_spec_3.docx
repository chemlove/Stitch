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853D9D" w14:textId="77777777" w:rsidR="00615B31" w:rsidRDefault="00B22D6B">
      <w:r>
        <w:t>Evan N. Feinberg</w:t>
      </w:r>
    </w:p>
    <w:p w14:paraId="02998A2E" w14:textId="77777777" w:rsidR="00B22D6B" w:rsidRDefault="00B22D6B"/>
    <w:p w14:paraId="5756A787" w14:textId="048E5FAE" w:rsidR="00B22D6B" w:rsidRDefault="006E3597">
      <w:r>
        <w:rPr>
          <w:b/>
        </w:rPr>
        <w:t>Software Specification and/or</w:t>
      </w:r>
      <w:r w:rsidR="00B22D6B">
        <w:rPr>
          <w:b/>
        </w:rPr>
        <w:t xml:space="preserve"> Tutorial for Lilo: Ligand Parameterization Utility</w:t>
      </w:r>
    </w:p>
    <w:p w14:paraId="71C260B9" w14:textId="77777777" w:rsidR="009071CA" w:rsidRDefault="009071CA">
      <w:pPr>
        <w:rPr>
          <w:i/>
        </w:rPr>
      </w:pPr>
    </w:p>
    <w:p w14:paraId="74B8FB76" w14:textId="4E99F87A" w:rsidR="009071CA" w:rsidRPr="009071CA" w:rsidRDefault="009071CA">
      <w:pPr>
        <w:rPr>
          <w:i/>
        </w:rPr>
      </w:pPr>
      <w:r>
        <w:rPr>
          <w:i/>
        </w:rPr>
        <w:t xml:space="preserve">Note 2: Everything in Step 5 forward will be automated by a program hopefully before the end of the </w:t>
      </w:r>
      <w:ins w:id="0" w:author="Evan Feinberg" w:date="2015-03-18T00:18:00Z">
        <w:r w:rsidR="00601CF6">
          <w:rPr>
            <w:i/>
          </w:rPr>
          <w:t xml:space="preserve">Summer </w:t>
        </w:r>
      </w:ins>
      <w:r>
        <w:rPr>
          <w:i/>
        </w:rPr>
        <w:t>’15 quarter. Subsequently, everything in step 1 forward will be automated by a program, but this is slightly lower priority and will take a bit longer.</w:t>
      </w:r>
    </w:p>
    <w:p w14:paraId="3769D2A2" w14:textId="77777777" w:rsidR="009071CA" w:rsidRDefault="009071CA"/>
    <w:p w14:paraId="07B544CB" w14:textId="77777777" w:rsidR="00B22D6B" w:rsidRDefault="00B22D6B">
      <w:r>
        <w:rPr>
          <w:i/>
          <w:u w:val="single"/>
        </w:rPr>
        <w:t>Higher Level</w:t>
      </w:r>
    </w:p>
    <w:p w14:paraId="501CD458" w14:textId="77777777" w:rsidR="00B22D6B" w:rsidRDefault="00B22D6B"/>
    <w:p w14:paraId="7D0B2170" w14:textId="11B93A4A" w:rsidR="00B22D6B" w:rsidRDefault="00B22D6B">
      <w:r>
        <w:t xml:space="preserve">The goal of ligand parameterization is to most accurately reflect the bond, angle, and dihedral parameters of your molecule. While the CHARMM force field was originally optimized for biomolecules (e.g., protein and DNA), a generalized force field, called CGenFF, was developed to use CHARMM to accurately </w:t>
      </w:r>
      <w:r w:rsidR="0090646F">
        <w:t>model</w:t>
      </w:r>
      <w:r>
        <w:t xml:space="preserve"> small molecule ligands as well. A software tool called ParamChem automatically fragments uploaded molecules and then assigns CGenFF parameters by analogy. However, ParamChem is imperfect. It often fragments molecules in suboptimal ways, especially when encountering</w:t>
      </w:r>
      <w:r w:rsidR="0090646F">
        <w:t xml:space="preserve"> ligands with bridges or other complex topologies like fused rings</w:t>
      </w:r>
      <w:r>
        <w:t>. Acknowledging this, ParamChem kindly assigns “penalty scores” to roughly estimate how unsure it is of the parameters it assigns. Penalties ≤10 indicate good agreement with known parameters</w:t>
      </w:r>
      <w:r w:rsidR="0090646F">
        <w:t>. Penalties where 10≤p≤50 are acceptable</w:t>
      </w:r>
      <w:r>
        <w:t xml:space="preserve">, and those where p≥50 have a relatively high probability of being inaccurate. The goal of this tutorial is to attempt two procedures – manual ligand fragmentation, and dihedral fitting with QM methods – to obtain FF parameters as accurately as possible. </w:t>
      </w:r>
    </w:p>
    <w:p w14:paraId="2F0EADFD" w14:textId="77777777" w:rsidR="00B22D6B" w:rsidRDefault="00B22D6B"/>
    <w:p w14:paraId="613596C1" w14:textId="3CDA8DE2" w:rsidR="00B22D6B" w:rsidRDefault="00B22D6B">
      <w:pPr>
        <w:rPr>
          <w:i/>
          <w:u w:val="single"/>
        </w:rPr>
      </w:pPr>
      <w:r>
        <w:rPr>
          <w:i/>
          <w:u w:val="single"/>
        </w:rPr>
        <w:t xml:space="preserve">Step 1: </w:t>
      </w:r>
      <w:r w:rsidR="002471B9">
        <w:rPr>
          <w:i/>
          <w:u w:val="single"/>
        </w:rPr>
        <w:t xml:space="preserve">Prepare and </w:t>
      </w:r>
      <w:r>
        <w:rPr>
          <w:i/>
          <w:u w:val="single"/>
        </w:rPr>
        <w:t>Create a mol2 file of your ligand</w:t>
      </w:r>
    </w:p>
    <w:p w14:paraId="4C8A8FD8" w14:textId="77777777" w:rsidR="002471B9" w:rsidRDefault="002471B9">
      <w:pPr>
        <w:rPr>
          <w:i/>
        </w:rPr>
      </w:pPr>
    </w:p>
    <w:p w14:paraId="21FCB6BC" w14:textId="7C208832" w:rsidR="002471B9" w:rsidRPr="002471B9" w:rsidRDefault="002471B9">
      <w:r>
        <w:t>Open Maestro. Make sure the following toolbars are selected, “Project”, “Edit,” “View,” “Workspace,” “display atoms,” “Re</w:t>
      </w:r>
      <w:bookmarkStart w:id="1" w:name="_GoBack"/>
      <w:bookmarkEnd w:id="1"/>
      <w:r>
        <w:t>presentation,” “Build,” “fragments.”</w:t>
      </w:r>
    </w:p>
    <w:p w14:paraId="76FAFDC5" w14:textId="77777777" w:rsidR="002471B9" w:rsidRDefault="002471B9">
      <w:pPr>
        <w:rPr>
          <w:i/>
        </w:rPr>
      </w:pPr>
    </w:p>
    <w:p w14:paraId="7816BE26" w14:textId="7BCA8C04" w:rsidR="002471B9" w:rsidRDefault="002471B9">
      <w:r>
        <w:t xml:space="preserve">If you already have a prepared ligand, import it into Maestro now. </w:t>
      </w:r>
    </w:p>
    <w:p w14:paraId="246B1F22" w14:textId="77777777" w:rsidR="002471B9" w:rsidRDefault="002471B9"/>
    <w:p w14:paraId="3C961E90" w14:textId="3B5954D1" w:rsidR="002471B9" w:rsidRDefault="002471B9">
      <w:r>
        <w:t>[This</w:t>
      </w:r>
      <w:r w:rsidR="000368A0">
        <w:t xml:space="preserve"> section</w:t>
      </w:r>
      <w:r>
        <w:t xml:space="preserve"> is beta-FOA specific]</w:t>
      </w:r>
    </w:p>
    <w:p w14:paraId="41B03903" w14:textId="7C36287D" w:rsidR="000368A0" w:rsidRDefault="000368A0" w:rsidP="000368A0">
      <w:pPr>
        <w:rPr>
          <w:i/>
        </w:rPr>
      </w:pPr>
      <w:r>
        <w:rPr>
          <w:i/>
        </w:rPr>
        <w:t xml:space="preserve">As an example system (this will be generally applicable to any ligand), we will create the ligand beta-FOA starting with the M-OR and covalently bonded beta-FNA. </w:t>
      </w:r>
    </w:p>
    <w:p w14:paraId="6D17B60E" w14:textId="77777777" w:rsidR="000368A0" w:rsidRPr="002471B9" w:rsidRDefault="000368A0"/>
    <w:p w14:paraId="475609B4" w14:textId="77777777" w:rsidR="000368A0" w:rsidRDefault="000368A0" w:rsidP="000368A0">
      <w:pPr>
        <w:keepNext/>
      </w:pPr>
      <w:r>
        <w:rPr>
          <w:rFonts w:ascii="Helvetica" w:hAnsi="Helvetica" w:cs="Helvetica"/>
          <w:noProof/>
        </w:rPr>
        <w:drawing>
          <wp:inline distT="0" distB="0" distL="0" distR="0" wp14:anchorId="0B056D49" wp14:editId="1B677359">
            <wp:extent cx="2519680" cy="11963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9680" cy="1196340"/>
                    </a:xfrm>
                    <a:prstGeom prst="rect">
                      <a:avLst/>
                    </a:prstGeom>
                    <a:noFill/>
                    <a:ln>
                      <a:noFill/>
                    </a:ln>
                  </pic:spPr>
                </pic:pic>
              </a:graphicData>
            </a:graphic>
          </wp:inline>
        </w:drawing>
      </w:r>
    </w:p>
    <w:p w14:paraId="1B89BE4E" w14:textId="0CB80C48" w:rsidR="002471B9" w:rsidRDefault="000368A0" w:rsidP="000368A0">
      <w:pPr>
        <w:pStyle w:val="Caption"/>
        <w:rPr>
          <w:i/>
        </w:rPr>
      </w:pPr>
      <w:r>
        <w:t xml:space="preserve">Figure </w:t>
      </w:r>
      <w:r w:rsidR="00344E3E">
        <w:fldChar w:fldCharType="begin"/>
      </w:r>
      <w:r w:rsidR="00344E3E">
        <w:instrText xml:space="preserve"> SEQ Figure \* ARABIC </w:instrText>
      </w:r>
      <w:r w:rsidR="00344E3E">
        <w:fldChar w:fldCharType="separate"/>
      </w:r>
      <w:r>
        <w:rPr>
          <w:noProof/>
        </w:rPr>
        <w:t>1</w:t>
      </w:r>
      <w:r w:rsidR="00344E3E">
        <w:rPr>
          <w:noProof/>
        </w:rPr>
        <w:fldChar w:fldCharType="end"/>
      </w:r>
      <w:r>
        <w:t>: beta-FOA</w:t>
      </w:r>
    </w:p>
    <w:p w14:paraId="536954A6" w14:textId="77777777" w:rsidR="000368A0" w:rsidRDefault="002471B9" w:rsidP="000368A0">
      <w:pPr>
        <w:keepNext/>
      </w:pPr>
      <w:r>
        <w:rPr>
          <w:i/>
          <w:noProof/>
        </w:rPr>
        <w:lastRenderedPageBreak/>
        <w:drawing>
          <wp:inline distT="0" distB="0" distL="0" distR="0" wp14:anchorId="2B8DEF5C" wp14:editId="7AF8AEF4">
            <wp:extent cx="3249295" cy="3550285"/>
            <wp:effectExtent l="0" t="0" r="1905"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9295" cy="3550285"/>
                    </a:xfrm>
                    <a:prstGeom prst="rect">
                      <a:avLst/>
                    </a:prstGeom>
                    <a:noFill/>
                    <a:ln>
                      <a:noFill/>
                    </a:ln>
                  </pic:spPr>
                </pic:pic>
              </a:graphicData>
            </a:graphic>
          </wp:inline>
        </w:drawing>
      </w:r>
    </w:p>
    <w:p w14:paraId="1DB05B63" w14:textId="10E301CA" w:rsidR="002471B9" w:rsidRDefault="000368A0" w:rsidP="000368A0">
      <w:pPr>
        <w:pStyle w:val="Caption"/>
        <w:rPr>
          <w:i/>
        </w:rPr>
      </w:pPr>
      <w:r>
        <w:t xml:space="preserve">Figure </w:t>
      </w:r>
      <w:r w:rsidR="00344E3E">
        <w:fldChar w:fldCharType="begin"/>
      </w:r>
      <w:r w:rsidR="00344E3E">
        <w:instrText xml:space="preserve"> SEQ Figure \* ARABIC </w:instrText>
      </w:r>
      <w:r w:rsidR="00344E3E">
        <w:fldChar w:fldCharType="separate"/>
      </w:r>
      <w:r>
        <w:rPr>
          <w:noProof/>
        </w:rPr>
        <w:t>2</w:t>
      </w:r>
      <w:r w:rsidR="00344E3E">
        <w:rPr>
          <w:noProof/>
        </w:rPr>
        <w:fldChar w:fldCharType="end"/>
      </w:r>
      <w:r>
        <w:t>: beta-FNA bonded to Lys233 of M-OR</w:t>
      </w:r>
    </w:p>
    <w:p w14:paraId="11AEAABA" w14:textId="77777777" w:rsidR="002471B9" w:rsidRDefault="002471B9">
      <w:pPr>
        <w:rPr>
          <w:i/>
        </w:rPr>
      </w:pPr>
    </w:p>
    <w:p w14:paraId="4B6210B4" w14:textId="5FF1787D" w:rsidR="002471B9" w:rsidRDefault="002471B9">
      <w:r>
        <w:t xml:space="preserve">Begin </w:t>
      </w:r>
      <w:r w:rsidRPr="002471B9">
        <w:t>with the inactive mu Opioid Receptor, PDB ID 4DKL. Select the co-crystallized ligand. Right click and go to “invert selection”. Delete all the atoms that are then selected. You should be left with only the co-crystallized ligand.</w:t>
      </w:r>
      <w:r>
        <w:t xml:space="preserve"> The co-crystallized ligand is beta-FNA. You will manipulate beta-FNA to construct beta-FOA.</w:t>
      </w:r>
      <w:ins w:id="2" w:author="Sam Hertig" w:date="2015-03-12T10:43:00Z">
        <w:r w:rsidR="00686072">
          <w:t xml:space="preserve"> </w:t>
        </w:r>
      </w:ins>
      <w:ins w:id="3" w:author="Evan Feinberg" w:date="2015-03-13T12:06:00Z">
        <w:r w:rsidR="009E2079">
          <w:t xml:space="preserve">Since beta-FOA is a noncovalent ligand, it is more straightforward to parameterize than beta-FNA. With beta-FNA, one would really have to parameterize a beta-FNA–Lys complex, which adds an order of complexity. So in this tutorial, you will mutate beta-FNA </w:t>
        </w:r>
      </w:ins>
      <w:ins w:id="4" w:author="Evan Feinberg" w:date="2015-03-13T12:07:00Z">
        <w:r w:rsidR="009E2079">
          <w:sym w:font="Wingdings" w:char="F0E0"/>
        </w:r>
        <w:r w:rsidR="009E2079">
          <w:t xml:space="preserve"> beta-FOA.</w:t>
        </w:r>
      </w:ins>
    </w:p>
    <w:p w14:paraId="431C245E" w14:textId="77777777" w:rsidR="002471B9" w:rsidRDefault="002471B9"/>
    <w:p w14:paraId="47165319" w14:textId="366428EA" w:rsidR="002471B9" w:rsidRDefault="002471B9">
      <w:r>
        <w:t>First, select “increase bond order” icon on the far right of your screen. Now, find the atoms named “CAX” and “CAW.” You will click on the bond between these two carbon atoms. This should create a double bond between them.</w:t>
      </w:r>
    </w:p>
    <w:p w14:paraId="194CE7C5" w14:textId="77777777" w:rsidR="002471B9" w:rsidRDefault="002471B9"/>
    <w:p w14:paraId="3B826343" w14:textId="16DF475D" w:rsidR="002471B9" w:rsidRDefault="002471B9">
      <w:pPr>
        <w:rPr>
          <w:ins w:id="5" w:author="Sam Hertig" w:date="2015-03-12T10:57:00Z"/>
        </w:rPr>
      </w:pPr>
      <w:r>
        <w:t xml:space="preserve">Second, you will delete the cyclopropyl group of the ligand. This is a highly strained three-carbon ring connected to a carbon atom that is in turn connected to the tertiary amine nitrogen of the ligand. Delete the three carbons named CBE CBF and CBG as well as the protons bonded to them. </w:t>
      </w:r>
    </w:p>
    <w:p w14:paraId="05D2A086" w14:textId="77777777" w:rsidR="00C8259F" w:rsidRDefault="00C8259F">
      <w:pPr>
        <w:rPr>
          <w:ins w:id="6" w:author="Sam Hertig" w:date="2015-03-12T10:57:00Z"/>
        </w:rPr>
      </w:pPr>
    </w:p>
    <w:p w14:paraId="7C64F8A3" w14:textId="75EFE143" w:rsidR="00C8259F" w:rsidRDefault="0092605E">
      <w:ins w:id="7" w:author="Sam Hertig" w:date="2015-03-12T14:49:00Z">
        <w:r>
          <w:t>Third, a</w:t>
        </w:r>
      </w:ins>
      <w:ins w:id="8" w:author="Sam Hertig" w:date="2015-03-12T10:57:00Z">
        <w:r w:rsidR="008830B6">
          <w:t xml:space="preserve">dd </w:t>
        </w:r>
        <w:r w:rsidR="00C8259F">
          <w:t>a positive charge</w:t>
        </w:r>
      </w:ins>
      <w:ins w:id="9" w:author="Sam Hertig" w:date="2015-03-12T11:00:00Z">
        <w:r w:rsidR="008830B6">
          <w:t xml:space="preserve"> and a Hydrogen</w:t>
        </w:r>
      </w:ins>
      <w:ins w:id="10" w:author="Sam Hertig" w:date="2015-03-12T11:01:00Z">
        <w:r w:rsidR="008830B6">
          <w:t xml:space="preserve"> atom</w:t>
        </w:r>
      </w:ins>
      <w:ins w:id="11" w:author="Sam Hertig" w:date="2015-03-12T10:57:00Z">
        <w:r w:rsidR="00C8259F">
          <w:t xml:space="preserve"> to the Nitrogen </w:t>
        </w:r>
      </w:ins>
      <w:ins w:id="12" w:author="Sam Hertig" w:date="2015-03-12T17:33:00Z">
        <w:r w:rsidR="00EE70D6">
          <w:t>“NAJ” (</w:t>
        </w:r>
      </w:ins>
      <w:ins w:id="13" w:author="Sam Hertig" w:date="2015-03-12T10:58:00Z">
        <w:r w:rsidR="00C8259F">
          <w:t>close</w:t>
        </w:r>
      </w:ins>
      <w:ins w:id="14" w:author="Sam Hertig" w:date="2015-03-12T10:57:00Z">
        <w:r w:rsidR="00C8259F">
          <w:t xml:space="preserve"> to </w:t>
        </w:r>
      </w:ins>
      <w:ins w:id="15" w:author="Sam Hertig" w:date="2015-03-12T10:58:00Z">
        <w:r w:rsidR="00C8259F">
          <w:t>the removed cyclopropyl group</w:t>
        </w:r>
      </w:ins>
      <w:ins w:id="16" w:author="Sam Hertig" w:date="2015-03-12T17:33:00Z">
        <w:r w:rsidR="00EE70D6">
          <w:t>)</w:t>
        </w:r>
      </w:ins>
      <w:ins w:id="17" w:author="Sam Hertig" w:date="2015-03-12T10:58:00Z">
        <w:r w:rsidR="00B1074D">
          <w:t xml:space="preserve"> to make it a</w:t>
        </w:r>
      </w:ins>
      <w:ins w:id="18" w:author="Sam Hertig" w:date="2015-03-12T10:59:00Z">
        <w:r w:rsidR="008830B6">
          <w:t xml:space="preserve"> </w:t>
        </w:r>
      </w:ins>
      <w:ins w:id="19" w:author="Sam Hertig" w:date="2015-03-12T11:01:00Z">
        <w:r w:rsidR="008830B6">
          <w:t>“</w:t>
        </w:r>
      </w:ins>
      <w:ins w:id="20" w:author="Sam Hertig" w:date="2015-03-12T10:59:00Z">
        <w:r w:rsidR="008830B6">
          <w:t>quat</w:t>
        </w:r>
      </w:ins>
      <w:ins w:id="21" w:author="Sam Hertig" w:date="2015-03-12T11:01:00Z">
        <w:r w:rsidR="008830B6">
          <w:t xml:space="preserve">” </w:t>
        </w:r>
      </w:ins>
      <w:ins w:id="22" w:author="Sam Hertig" w:date="2015-03-12T10:59:00Z">
        <w:r w:rsidR="00B1074D">
          <w:t>(</w:t>
        </w:r>
        <w:r w:rsidR="00B1074D" w:rsidRPr="00B1074D">
          <w:t>en.wikipedia.org/wiki/Quaternary_ammonium_cation</w:t>
        </w:r>
        <w:r w:rsidR="00B1074D">
          <w:t>)</w:t>
        </w:r>
      </w:ins>
      <w:ins w:id="23" w:author="Sam Hertig" w:date="2015-03-12T10:58:00Z">
        <w:r w:rsidR="00C8259F">
          <w:t>.</w:t>
        </w:r>
      </w:ins>
    </w:p>
    <w:p w14:paraId="0EC16F77" w14:textId="77777777" w:rsidR="002471B9" w:rsidRDefault="002471B9">
      <w:pPr>
        <w:rPr>
          <w:ins w:id="24" w:author="Sam Hertig" w:date="2015-03-12T10:47:00Z"/>
        </w:rPr>
      </w:pPr>
    </w:p>
    <w:p w14:paraId="2DDDCFF2" w14:textId="2357C489" w:rsidR="002471B9" w:rsidRPr="002471B9" w:rsidRDefault="00F67AFD">
      <w:ins w:id="25" w:author="Sam Hertig" w:date="2015-03-12T10:58:00Z">
        <w:r w:rsidDel="00F67AFD">
          <w:t xml:space="preserve"> </w:t>
        </w:r>
      </w:ins>
      <w:r w:rsidR="002471B9">
        <w:t>[End beta-FNA specific section]</w:t>
      </w:r>
    </w:p>
    <w:p w14:paraId="38B6189A" w14:textId="77777777" w:rsidR="002471B9" w:rsidRDefault="002471B9">
      <w:pPr>
        <w:rPr>
          <w:ins w:id="26" w:author="Evan Feinberg" w:date="2015-03-13T12:08:00Z"/>
        </w:rPr>
      </w:pPr>
    </w:p>
    <w:p w14:paraId="4DA83138" w14:textId="1533076A" w:rsidR="009E2079" w:rsidRDefault="009E2079">
      <w:pPr>
        <w:rPr>
          <w:ins w:id="27" w:author="Evan Feinberg" w:date="2015-03-13T12:08:00Z"/>
        </w:rPr>
      </w:pPr>
      <w:ins w:id="28" w:author="Evan Feinberg" w:date="2015-03-13T12:08:00Z">
        <w:r>
          <w:t>In many cases, your ligand might be in the format of a PDB file, which has certain deficiencies in the context of ligand preparation. Namely: PDB files only have coordinates, not connectivity (unless there are CONECT records, which are not universally handled) information. In addition, crystal structures will not come with hydrogens, and therefore you will have to add hydrogens to your ligand as well as choose individual protonation states.</w:t>
        </w:r>
      </w:ins>
    </w:p>
    <w:p w14:paraId="48751B11" w14:textId="77777777" w:rsidR="009E2079" w:rsidRDefault="009E2079">
      <w:pPr>
        <w:rPr>
          <w:ins w:id="29" w:author="Evan Feinberg" w:date="2015-03-13T12:10:00Z"/>
        </w:rPr>
      </w:pPr>
    </w:p>
    <w:p w14:paraId="6526209B" w14:textId="77777777" w:rsidR="009E2079" w:rsidRDefault="009E2079">
      <w:pPr>
        <w:rPr>
          <w:ins w:id="30" w:author="Evan Feinberg" w:date="2015-03-13T12:11:00Z"/>
        </w:rPr>
      </w:pPr>
      <w:ins w:id="31" w:author="Evan Feinberg" w:date="2015-03-13T12:10:00Z">
        <w:r>
          <w:t xml:space="preserve">To prepare your ligand, load the structure of your ligand into Schrödinger Maestro, select your ligand, click “assign bond order” in the Tools menu. Now select “residue” from the “Add H” menu, and click on your ligand. Now all bond orders should be properly assigned and protons added. </w:t>
        </w:r>
      </w:ins>
    </w:p>
    <w:p w14:paraId="4507ECB5" w14:textId="77777777" w:rsidR="009E2079" w:rsidRDefault="009E2079">
      <w:pPr>
        <w:rPr>
          <w:ins w:id="32" w:author="Evan Feinberg" w:date="2015-03-13T12:11:00Z"/>
        </w:rPr>
      </w:pPr>
    </w:p>
    <w:p w14:paraId="61B0336B" w14:textId="66435141" w:rsidR="009E2079" w:rsidRDefault="009E2079">
      <w:pPr>
        <w:rPr>
          <w:ins w:id="33" w:author="Evan Feinberg" w:date="2015-03-13T12:13:00Z"/>
        </w:rPr>
      </w:pPr>
      <w:ins w:id="34" w:author="Evan Feinberg" w:date="2015-03-13T12:10:00Z">
        <w:r>
          <w:t xml:space="preserve">However, if you believe your ligand is charged </w:t>
        </w:r>
      </w:ins>
      <w:ins w:id="35" w:author="Evan Feinberg" w:date="2015-03-13T12:11:00Z">
        <w:r>
          <w:rPr>
            <w:i/>
          </w:rPr>
          <w:t>in-vivo</w:t>
        </w:r>
        <w:r>
          <w:t xml:space="preserve"> or in some assay, you might want to further protonate one of its heavy atoms. Such an example is described above in the tertiary amine nitrogen of beta-FNA and beta-FOA. In this example, the tertiary amine nitrogen is proximal to a negatively charged carboxylic acid on Asp147 in the mu Opioid Receptor. Since it has a high pKa, the tertiary amine nitrogen is protonated and thus becomes </w:t>
        </w:r>
      </w:ins>
      <w:ins w:id="36" w:author="Evan Feinberg" w:date="2015-03-13T12:12:00Z">
        <w:r>
          <w:t xml:space="preserve">positively charged. The resulting ammonium cation forms a salt bridge with Asp147, stabilizing opiate drugs in the mu Opioid Receptor. </w:t>
        </w:r>
      </w:ins>
    </w:p>
    <w:p w14:paraId="3F911CA8" w14:textId="77777777" w:rsidR="009E2079" w:rsidRDefault="009E2079">
      <w:pPr>
        <w:rPr>
          <w:ins w:id="37" w:author="Evan Feinberg" w:date="2015-03-13T12:13:00Z"/>
        </w:rPr>
      </w:pPr>
    </w:p>
    <w:p w14:paraId="3D051E0A" w14:textId="1D018767" w:rsidR="009E2079" w:rsidRPr="009E2079" w:rsidRDefault="009E2079">
      <w:pPr>
        <w:rPr>
          <w:ins w:id="38" w:author="Evan Feinberg" w:date="2015-03-13T12:10:00Z"/>
        </w:rPr>
      </w:pPr>
      <w:ins w:id="39" w:author="Evan Feinberg" w:date="2015-03-13T12:13:00Z">
        <w:r>
          <w:t>To add a proton, click on the “lightning bolt” (+) icon on the far right toolbar in Maestro. Now, click on the atom for which you would like to increase the formal charge. When you mouse over that atom, you should now see it has an increased formal charge in the readout on the far bottom of the screen. Now, add an additional hydrogen to that atom.</w:t>
        </w:r>
      </w:ins>
    </w:p>
    <w:p w14:paraId="2E81A9DC" w14:textId="77777777" w:rsidR="00EF7619" w:rsidRDefault="00EF7619">
      <w:pPr>
        <w:rPr>
          <w:ins w:id="40" w:author="Evan Feinberg" w:date="2015-03-13T12:17:00Z"/>
          <w:b/>
        </w:rPr>
      </w:pPr>
    </w:p>
    <w:p w14:paraId="3F5E25FA" w14:textId="796B063D" w:rsidR="00EF7619" w:rsidRPr="00EF7619" w:rsidRDefault="00EF7619">
      <w:pPr>
        <w:rPr>
          <w:ins w:id="41" w:author="Evan Feinberg" w:date="2015-03-13T12:17:00Z"/>
          <w:b/>
        </w:rPr>
      </w:pPr>
      <w:ins w:id="42" w:author="Evan Feinberg" w:date="2015-03-13T12:17:00Z">
        <w:r>
          <w:rPr>
            <w:b/>
          </w:rPr>
          <w:t>Do the following only if absolutely necessary:</w:t>
        </w:r>
      </w:ins>
    </w:p>
    <w:p w14:paraId="61DB4095" w14:textId="18AB6B95" w:rsidR="00D44B48" w:rsidRDefault="00D44B48">
      <w:r>
        <w:t xml:space="preserve">If your atom names are not unique, you will want to rename them now, or else things can get pretty confusing later. </w:t>
      </w:r>
      <w:r w:rsidR="00D01CAA">
        <w:t xml:space="preserve">If your atom names are not unique, ParamChem will automatically make them so, and it could be a major headache to keep track of which atoms are which. Avoid headaches and migraines at all costs, is a good life lesson. So go to Edit </w:t>
      </w:r>
      <w:r w:rsidR="00D01CAA">
        <w:sym w:font="Wingdings" w:char="F0E0"/>
      </w:r>
      <w:r w:rsidR="00D01CAA">
        <w:t xml:space="preserve"> Build </w:t>
      </w:r>
      <w:r w:rsidR="00D01CAA">
        <w:sym w:font="Wingdings" w:char="F0E0"/>
      </w:r>
      <w:r w:rsidR="00D01CAA">
        <w:t xml:space="preserve"> Atom Properties. Change “Property” to “PDB Atom Name.” Now, select all atoms in your ligand. Under “Set unique PDB atom names within residues,” click the “plus” sign, click Workspace Selection, and now your atom names should be unique.</w:t>
      </w:r>
      <w:ins w:id="43" w:author="Sam Hertig" w:date="2015-03-12T10:51:00Z">
        <w:r w:rsidR="003928D0">
          <w:t xml:space="preserve"> </w:t>
        </w:r>
      </w:ins>
      <w:ins w:id="44" w:author="Sam Hertig" w:date="2015-03-12T14:52:00Z">
        <w:r w:rsidR="00F0337E">
          <w:t xml:space="preserve">Note that </w:t>
        </w:r>
      </w:ins>
      <w:ins w:id="45" w:author="Sam Hertig" w:date="2015-03-12T10:52:00Z">
        <w:r w:rsidR="00795D65">
          <w:t>Maestro doesn’t confirm this action</w:t>
        </w:r>
      </w:ins>
      <w:ins w:id="46" w:author="Sam Hertig" w:date="2015-03-12T14:52:00Z">
        <w:r w:rsidR="00F0337E">
          <w:t xml:space="preserve">. </w:t>
        </w:r>
      </w:ins>
    </w:p>
    <w:p w14:paraId="2ADFC04C" w14:textId="77777777" w:rsidR="00C74E00" w:rsidRDefault="00C74E00"/>
    <w:p w14:paraId="64E0E23F" w14:textId="75F01A7E" w:rsidR="00C74E00" w:rsidRDefault="00C74E00">
      <w:r>
        <w:rPr>
          <w:noProof/>
        </w:rPr>
        <w:drawing>
          <wp:inline distT="0" distB="0" distL="0" distR="0" wp14:anchorId="33A45923" wp14:editId="246C9DD8">
            <wp:extent cx="5934075" cy="4270375"/>
            <wp:effectExtent l="0" t="0" r="9525" b="0"/>
            <wp:docPr id="1" name="Picture 1" descr="mbp1_hd:Users:evan:Desktop:Screen Shot 2015-02-23 at 5.3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bp1_hd:Users:evan:Desktop:Screen Shot 2015-02-23 at 5.31.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70375"/>
                    </a:xfrm>
                    <a:prstGeom prst="rect">
                      <a:avLst/>
                    </a:prstGeom>
                    <a:noFill/>
                    <a:ln>
                      <a:noFill/>
                    </a:ln>
                  </pic:spPr>
                </pic:pic>
              </a:graphicData>
            </a:graphic>
          </wp:inline>
        </w:drawing>
      </w:r>
    </w:p>
    <w:p w14:paraId="04D49A76" w14:textId="77777777" w:rsidR="002471B9" w:rsidRDefault="002471B9"/>
    <w:p w14:paraId="1735485D" w14:textId="44BC3201" w:rsidR="00C74E00" w:rsidRDefault="00D01CAA">
      <w:r>
        <w:br/>
      </w:r>
    </w:p>
    <w:p w14:paraId="3296F11C" w14:textId="10C4F395" w:rsidR="00C74E00" w:rsidRDefault="00C74E00">
      <w:r>
        <w:rPr>
          <w:noProof/>
        </w:rPr>
        <w:drawing>
          <wp:inline distT="0" distB="0" distL="0" distR="0" wp14:anchorId="58011271" wp14:editId="3A866666">
            <wp:extent cx="5943600" cy="3640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40845"/>
                    </a:xfrm>
                    <a:prstGeom prst="rect">
                      <a:avLst/>
                    </a:prstGeom>
                    <a:noFill/>
                    <a:ln>
                      <a:noFill/>
                    </a:ln>
                  </pic:spPr>
                </pic:pic>
              </a:graphicData>
            </a:graphic>
          </wp:inline>
        </w:drawing>
      </w:r>
    </w:p>
    <w:p w14:paraId="63ACA034" w14:textId="77777777" w:rsidR="00C74E00" w:rsidRDefault="00C74E00"/>
    <w:p w14:paraId="1166EE2E" w14:textId="1E981CC5" w:rsidR="00D01CAA" w:rsidRDefault="00D01CAA">
      <w:r>
        <w:t xml:space="preserve">Export your uniquely named ligand as a mol2 file with a name of choice. </w:t>
      </w:r>
      <w:ins w:id="47" w:author="Evan Feinberg" w:date="2015-03-13T12:17:00Z">
        <w:r w:rsidR="00EF7619">
          <w:t>The default options should work.</w:t>
        </w:r>
      </w:ins>
    </w:p>
    <w:p w14:paraId="140C9051" w14:textId="77777777" w:rsidR="00D01CAA" w:rsidRDefault="00D01CAA"/>
    <w:p w14:paraId="1B145054" w14:textId="755A68F9" w:rsidR="00D01CAA" w:rsidRDefault="00D01CAA">
      <w:r>
        <w:rPr>
          <w:i/>
          <w:u w:val="single"/>
        </w:rPr>
        <w:t>Step 2: Submit mol2 file of ligand to paramchem</w:t>
      </w:r>
    </w:p>
    <w:p w14:paraId="287A1D15" w14:textId="77777777" w:rsidR="00D01CAA" w:rsidRDefault="00D01CAA"/>
    <w:p w14:paraId="5F3DD5DB" w14:textId="7905325D" w:rsidR="00D01CAA" w:rsidRDefault="00D01CAA">
      <w:r>
        <w:t xml:space="preserve">Go to paramchem website, and upload the mol2 file. </w:t>
      </w:r>
      <w:r w:rsidR="001835B8">
        <w:t>There are a few mistakes that can give you error messages. Make sure: (1) all hydrogens are added to the molecule, (2) any formally charged atoms (e.g., quarternary nitrogen, i.e. ammonium, should be assigned a partial charge of +1 in Maestro) have been assigned as such in Maesto. Make sure all atoms have the proper number of bonds. For example, you should never see an sp3 carbon with only 3 bonds in your mol2 file structure.</w:t>
      </w:r>
      <w:ins w:id="48" w:author="Sam Hertig" w:date="2015-03-12T11:08:00Z">
        <w:r w:rsidR="002D7ABD">
          <w:t xml:space="preserve"> </w:t>
        </w:r>
      </w:ins>
      <w:ins w:id="49" w:author="Evan Feinberg" w:date="2015-03-13T12:18:00Z">
        <w:r w:rsidR="00EF7619">
          <w:t>You should only in very rare circumstances have to check the options boxes.</w:t>
        </w:r>
      </w:ins>
    </w:p>
    <w:p w14:paraId="0F32C157" w14:textId="77777777" w:rsidR="001835B8" w:rsidRDefault="001835B8"/>
    <w:p w14:paraId="2A83982D" w14:textId="58A96996" w:rsidR="001835B8" w:rsidRDefault="001835B8">
      <w:r>
        <w:t xml:space="preserve">Take the output from ParamChem if there were no errors, paste it in a TextWrangler or Sublime document, and save the output as [your_mol2_file_name].str. The “str” stands for “stream” file. It is effectively a concatenation of .rtf and .prm files, containing molecule topology, partial charges, and bond/angle/dihedral parameters all in one. </w:t>
      </w:r>
    </w:p>
    <w:p w14:paraId="319FC085" w14:textId="77777777" w:rsidR="001835B8" w:rsidRDefault="001835B8"/>
    <w:p w14:paraId="764483F8" w14:textId="75B17F0D" w:rsidR="001835B8" w:rsidRDefault="001835B8">
      <w:r>
        <w:rPr>
          <w:i/>
          <w:u w:val="single"/>
        </w:rPr>
        <w:t>Step 3: Molecule fragmentation, if need be</w:t>
      </w:r>
      <w:r>
        <w:t>.</w:t>
      </w:r>
    </w:p>
    <w:p w14:paraId="19A54E17" w14:textId="77777777" w:rsidR="001835B8" w:rsidRDefault="001835B8"/>
    <w:p w14:paraId="3564067E" w14:textId="35D69CC8" w:rsidR="001835B8" w:rsidRDefault="005965C5">
      <w:r>
        <w:t xml:space="preserve">ParamChem will give you charge and parameter </w:t>
      </w:r>
      <w:r w:rsidR="006E4BC1">
        <w:t>penalties</w:t>
      </w:r>
      <w:r w:rsidR="00F571A5">
        <w:t xml:space="preserve"> at the top of the file</w:t>
      </w:r>
      <w:r>
        <w:t>. These are equal to the maximum partial charge and parameter penalty, respectively</w:t>
      </w:r>
      <w:r w:rsidR="00F571A5">
        <w:t>, for all the atoms and bonds</w:t>
      </w:r>
      <w:r>
        <w:t xml:space="preserve">. It will be located at the top of the .str file it outputs. </w:t>
      </w:r>
      <w:r w:rsidR="00C74E00">
        <w:t xml:space="preserve">If these are relatively high, and certainly if they are ≥50, then it is advisable to manually fragment the ligand into smaller components that ParamChem can </w:t>
      </w:r>
      <w:r w:rsidR="00C270D4">
        <w:t xml:space="preserve">then </w:t>
      </w:r>
      <w:r w:rsidR="00C74E00">
        <w:t xml:space="preserve">more readily and accurately parameterize. </w:t>
      </w:r>
    </w:p>
    <w:p w14:paraId="66B524F8" w14:textId="77777777" w:rsidR="00C74E00" w:rsidRDefault="00C74E00"/>
    <w:p w14:paraId="4E5818FB" w14:textId="7F8D09B2" w:rsidR="00C74E00" w:rsidRDefault="00C270D4">
      <w:r>
        <w:t xml:space="preserve">Here are some general rules to follow in fragmenting your ligand into smaller parts: </w:t>
      </w:r>
    </w:p>
    <w:p w14:paraId="420CC923" w14:textId="77777777" w:rsidR="00C270D4" w:rsidRDefault="00C270D4"/>
    <w:p w14:paraId="60B9E487" w14:textId="6EC70F00" w:rsidR="00C270D4" w:rsidRDefault="00C270D4" w:rsidP="00C270D4">
      <w:pPr>
        <w:pStyle w:val="ListParagraph"/>
        <w:numPr>
          <w:ilvl w:val="0"/>
          <w:numId w:val="1"/>
        </w:numPr>
      </w:pPr>
      <w:r>
        <w:t>Do not break up aromatic rings at all costs.</w:t>
      </w:r>
    </w:p>
    <w:p w14:paraId="7A0361AC" w14:textId="05497B21" w:rsidR="00C270D4" w:rsidRDefault="00C270D4" w:rsidP="00C270D4">
      <w:pPr>
        <w:pStyle w:val="ListParagraph"/>
        <w:numPr>
          <w:ilvl w:val="0"/>
          <w:numId w:val="1"/>
        </w:numPr>
      </w:pPr>
      <w:r>
        <w:t>Functional groups like carbonyl C=O should be at least one bond</w:t>
      </w:r>
      <w:r w:rsidR="00F571A5">
        <w:t>, ideally two,</w:t>
      </w:r>
      <w:r>
        <w:t xml:space="preserve"> away from the carbon at which you fragment the molecule. </w:t>
      </w:r>
    </w:p>
    <w:p w14:paraId="6597553B" w14:textId="6DCE2DDA" w:rsidR="00C270D4" w:rsidRDefault="00C270D4" w:rsidP="00C270D4">
      <w:pPr>
        <w:pStyle w:val="ListParagraph"/>
        <w:numPr>
          <w:ilvl w:val="0"/>
          <w:numId w:val="1"/>
        </w:numPr>
      </w:pPr>
      <w:r>
        <w:t xml:space="preserve">Try to fragment the molecule at sp3 carbons. Ideally, these sp3 carbons should be </w:t>
      </w:r>
      <w:r w:rsidR="000708D4">
        <w:t>bonded to only carbons and hydrogens if possible.</w:t>
      </w:r>
    </w:p>
    <w:p w14:paraId="6F0545A0" w14:textId="7DB2D2F4" w:rsidR="00F571A5" w:rsidRDefault="00F571A5" w:rsidP="00C270D4">
      <w:pPr>
        <w:pStyle w:val="ListParagraph"/>
        <w:numPr>
          <w:ilvl w:val="0"/>
          <w:numId w:val="1"/>
        </w:numPr>
      </w:pPr>
      <w:r>
        <w:t xml:space="preserve">Electron donating or withdrawing groups should be at least one, ideally two bonds away from the point of fragmentation. </w:t>
      </w:r>
    </w:p>
    <w:p w14:paraId="67E8ECB8" w14:textId="77777777" w:rsidR="000708D4" w:rsidRDefault="000708D4" w:rsidP="000708D4"/>
    <w:p w14:paraId="3026D35D" w14:textId="7802B902" w:rsidR="000708D4" w:rsidRDefault="000708D4" w:rsidP="000708D4">
      <w:r>
        <w:t xml:space="preserve">It is not always possible to follow all these rules for a given molecule and also to fragment it sufficiently. Let’s look at an example to illustrate. </w:t>
      </w:r>
    </w:p>
    <w:p w14:paraId="00EBFAD7" w14:textId="77777777" w:rsidR="000708D4" w:rsidRDefault="000708D4" w:rsidP="000708D4"/>
    <w:p w14:paraId="2A563826" w14:textId="3414C7BE" w:rsidR="000708D4" w:rsidRDefault="00C93C12" w:rsidP="000708D4">
      <w:r>
        <w:t>Here is betaFO</w:t>
      </w:r>
      <w:r w:rsidR="000708D4">
        <w:t>A:</w:t>
      </w:r>
    </w:p>
    <w:p w14:paraId="48B4C719" w14:textId="77777777" w:rsidR="000708D4" w:rsidRDefault="000708D4" w:rsidP="000708D4"/>
    <w:p w14:paraId="6A3B8214" w14:textId="06FCF05E" w:rsidR="000708D4" w:rsidRDefault="000708D4" w:rsidP="000708D4">
      <w:r>
        <w:rPr>
          <w:noProof/>
        </w:rPr>
        <w:drawing>
          <wp:inline distT="0" distB="0" distL="0" distR="0" wp14:anchorId="3E558831" wp14:editId="3AC1702B">
            <wp:extent cx="5943600" cy="658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582445"/>
                    </a:xfrm>
                    <a:prstGeom prst="rect">
                      <a:avLst/>
                    </a:prstGeom>
                    <a:noFill/>
                    <a:ln>
                      <a:noFill/>
                    </a:ln>
                  </pic:spPr>
                </pic:pic>
              </a:graphicData>
            </a:graphic>
          </wp:inline>
        </w:drawing>
      </w:r>
    </w:p>
    <w:p w14:paraId="4E82680D" w14:textId="77777777" w:rsidR="000708D4" w:rsidRDefault="000708D4" w:rsidP="000708D4"/>
    <w:p w14:paraId="7BDE8832" w14:textId="7D779445" w:rsidR="000708D4" w:rsidRDefault="000708D4" w:rsidP="000708D4">
      <w:r>
        <w:t xml:space="preserve">It is natural to split the upper branch of the molecule into its own fragment. However, there are two atoms (highlighted) about which this fragmentation can occur. Unfortunately, both are adjacent to an electronegative (either the ester ring oxygen or the secondary amine nitrogen). </w:t>
      </w:r>
      <w:r w:rsidR="00364D75">
        <w:t xml:space="preserve">In this case, the carbon adjacent to the nitrogen is chosen as the atom about which the fragmentation is made. </w:t>
      </w:r>
    </w:p>
    <w:p w14:paraId="37095E68" w14:textId="77777777" w:rsidR="00364D75" w:rsidRDefault="00364D75" w:rsidP="000708D4"/>
    <w:p w14:paraId="29A434B7" w14:textId="6B1BFFE5" w:rsidR="00196182" w:rsidRDefault="00196182" w:rsidP="000708D4">
      <w:r>
        <w:t>To create a molecule fragment:</w:t>
      </w:r>
    </w:p>
    <w:p w14:paraId="05ECBFE3" w14:textId="77777777" w:rsidR="00196182" w:rsidRDefault="00196182" w:rsidP="000708D4"/>
    <w:p w14:paraId="30228B71" w14:textId="77777777" w:rsidR="00533AA3" w:rsidRDefault="00196182" w:rsidP="000708D4">
      <w:r>
        <w:t xml:space="preserve">First, in the “Displayed Atoms” row on the “Entry List” column, rename it to “Original Molecule.” </w:t>
      </w:r>
      <w:r w:rsidR="00533AA3">
        <w:t xml:space="preserve">This will be used as the parent molecule. You will make a duplicate of it every time you make a new fragment. </w:t>
      </w:r>
    </w:p>
    <w:p w14:paraId="5D69B5CC" w14:textId="77777777" w:rsidR="00533AA3" w:rsidRDefault="00533AA3" w:rsidP="000708D4"/>
    <w:p w14:paraId="270E4FE6" w14:textId="384C2D11" w:rsidR="00196182" w:rsidRDefault="00196182" w:rsidP="000708D4">
      <w:r>
        <w:t xml:space="preserve">Now right click on it, and duplicate entry in place. Name the new entry, “Fragment 1.” </w:t>
      </w:r>
    </w:p>
    <w:p w14:paraId="1B870D1A" w14:textId="77777777" w:rsidR="00196182" w:rsidRDefault="00196182" w:rsidP="000708D4"/>
    <w:p w14:paraId="6F8008C2" w14:textId="3B703E08" w:rsidR="00364D75" w:rsidRDefault="00364D75" w:rsidP="000708D4">
      <w:r>
        <w:t xml:space="preserve">Now, </w:t>
      </w:r>
      <w:r w:rsidR="00196182">
        <w:t xml:space="preserve">select all </w:t>
      </w:r>
      <w:r w:rsidR="00533AA3">
        <w:t xml:space="preserve">non-hydrogen </w:t>
      </w:r>
      <w:r w:rsidR="00196182">
        <w:t xml:space="preserve">atoms in the upper fragment: </w:t>
      </w:r>
    </w:p>
    <w:p w14:paraId="740E2AE8" w14:textId="77777777" w:rsidR="00196182" w:rsidRDefault="00196182" w:rsidP="000708D4"/>
    <w:p w14:paraId="5E9100DD" w14:textId="716D3447" w:rsidR="00196182" w:rsidRDefault="00107885" w:rsidP="000708D4">
      <w:r>
        <w:rPr>
          <w:noProof/>
        </w:rPr>
        <w:drawing>
          <wp:inline distT="0" distB="0" distL="0" distR="0" wp14:anchorId="11692F02" wp14:editId="06868371">
            <wp:extent cx="5934075" cy="64979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497955"/>
                    </a:xfrm>
                    <a:prstGeom prst="rect">
                      <a:avLst/>
                    </a:prstGeom>
                    <a:noFill/>
                    <a:ln>
                      <a:noFill/>
                    </a:ln>
                  </pic:spPr>
                </pic:pic>
              </a:graphicData>
            </a:graphic>
          </wp:inline>
        </w:drawing>
      </w:r>
    </w:p>
    <w:p w14:paraId="7AE5485E" w14:textId="4CF2DFF2" w:rsidR="00B22D6B" w:rsidRDefault="00196182" w:rsidP="00196182">
      <w:r>
        <w:t xml:space="preserve">Now, </w:t>
      </w:r>
      <w:ins w:id="50" w:author="Sam Hertig" w:date="2015-03-12T11:15:00Z">
        <w:r w:rsidR="00F23353">
          <w:t>right-</w:t>
        </w:r>
      </w:ins>
      <w:r>
        <w:t xml:space="preserve">click and hold, and </w:t>
      </w:r>
      <w:ins w:id="51" w:author="Sam Hertig" w:date="2015-03-12T11:15:00Z">
        <w:r w:rsidR="00F23353">
          <w:t xml:space="preserve">choose </w:t>
        </w:r>
      </w:ins>
      <w:r>
        <w:t>“Invert Selection.” Now right-click and hold, and select “Delete.” Use the “Add H” button to add missing hydrogens to your new fragment</w:t>
      </w:r>
      <w:ins w:id="52" w:author="Sam Hertig" w:date="2015-03-12T17:52:00Z">
        <w:r w:rsidR="00EC1013">
          <w:t xml:space="preserve"> (deleting and re-adding </w:t>
        </w:r>
      </w:ins>
      <w:ins w:id="53" w:author="Sam Hertig" w:date="2015-03-12T17:53:00Z">
        <w:r w:rsidR="00897569">
          <w:t>the hydrogen atoms</w:t>
        </w:r>
      </w:ins>
      <w:ins w:id="54" w:author="Sam Hertig" w:date="2015-03-12T17:52:00Z">
        <w:r w:rsidR="00EC1013">
          <w:t xml:space="preserve"> should ensure that they are named the same as in the complete molecule)</w:t>
        </w:r>
      </w:ins>
      <w:r>
        <w:t xml:space="preserve">. Now export the new molecule as a mol2 file. </w:t>
      </w:r>
    </w:p>
    <w:p w14:paraId="373935FB" w14:textId="77777777" w:rsidR="00196182" w:rsidRDefault="00196182" w:rsidP="00196182"/>
    <w:p w14:paraId="1D354E90" w14:textId="42EEB264" w:rsidR="00196182" w:rsidRDefault="00455927" w:rsidP="00196182">
      <w:r>
        <w:t>The result should look like this:</w:t>
      </w:r>
    </w:p>
    <w:p w14:paraId="6BA8B9D9" w14:textId="77777777" w:rsidR="00455927" w:rsidRDefault="00455927" w:rsidP="00196182"/>
    <w:p w14:paraId="05775AFD" w14:textId="3824DC50" w:rsidR="00455927" w:rsidRDefault="00107885" w:rsidP="00196182">
      <w:r>
        <w:rPr>
          <w:noProof/>
        </w:rPr>
        <w:drawing>
          <wp:inline distT="0" distB="0" distL="0" distR="0" wp14:anchorId="2A8ACF47" wp14:editId="0493E0D4">
            <wp:extent cx="3686810" cy="4445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810" cy="4445635"/>
                    </a:xfrm>
                    <a:prstGeom prst="rect">
                      <a:avLst/>
                    </a:prstGeom>
                    <a:noFill/>
                    <a:ln>
                      <a:noFill/>
                    </a:ln>
                  </pic:spPr>
                </pic:pic>
              </a:graphicData>
            </a:graphic>
          </wp:inline>
        </w:drawing>
      </w:r>
    </w:p>
    <w:p w14:paraId="5A3E8A35" w14:textId="5061A1D7" w:rsidR="00455927" w:rsidRDefault="0016243C" w:rsidP="00196182">
      <w:ins w:id="55" w:author="Sam Hertig" w:date="2015-03-12T11:49:00Z">
        <w:r>
          <w:t>Fragment 1</w:t>
        </w:r>
      </w:ins>
    </w:p>
    <w:p w14:paraId="3FBE4571" w14:textId="77777777" w:rsidR="00455927" w:rsidRDefault="00455927" w:rsidP="00196182"/>
    <w:p w14:paraId="017ADE77" w14:textId="2E6A1BBD" w:rsidR="00455927" w:rsidRDefault="00E767D5" w:rsidP="00196182">
      <w:r>
        <w:t>The other two fragments will be:</w:t>
      </w:r>
    </w:p>
    <w:p w14:paraId="198C1764" w14:textId="77777777" w:rsidR="00E767D5" w:rsidRDefault="00E767D5" w:rsidP="00196182"/>
    <w:p w14:paraId="37B6F548" w14:textId="6CA5B9AF" w:rsidR="000707BD" w:rsidRDefault="00D31C08" w:rsidP="00196182">
      <w:ins w:id="56" w:author="Evan Feinberg" w:date="2015-03-13T12:32:00Z">
        <w:r>
          <w:rPr>
            <w:noProof/>
          </w:rPr>
          <w:drawing>
            <wp:inline distT="0" distB="0" distL="0" distR="0" wp14:anchorId="29B0AB9F" wp14:editId="396CF298">
              <wp:extent cx="5943600" cy="7377553"/>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377553"/>
                      </a:xfrm>
                      <a:prstGeom prst="rect">
                        <a:avLst/>
                      </a:prstGeom>
                      <a:noFill/>
                      <a:ln>
                        <a:noFill/>
                      </a:ln>
                    </pic:spPr>
                  </pic:pic>
                </a:graphicData>
              </a:graphic>
            </wp:inline>
          </w:drawing>
        </w:r>
      </w:ins>
    </w:p>
    <w:p w14:paraId="0EB0BC84" w14:textId="317A9030" w:rsidR="000707BD" w:rsidRPr="000707BD" w:rsidRDefault="00D176EB" w:rsidP="000707BD">
      <w:ins w:id="57" w:author="Sam Hertig" w:date="2015-03-12T11:48:00Z">
        <w:r>
          <w:t>Fragment 2</w:t>
        </w:r>
      </w:ins>
    </w:p>
    <w:p w14:paraId="3389B650" w14:textId="2D3CD6CA" w:rsidR="000707BD" w:rsidRDefault="000707BD" w:rsidP="000707BD"/>
    <w:p w14:paraId="1208DE20" w14:textId="5FF14A50" w:rsidR="00E767D5" w:rsidRDefault="000707BD" w:rsidP="000707BD">
      <w:r>
        <w:t>And:</w:t>
      </w:r>
    </w:p>
    <w:p w14:paraId="793E23D3" w14:textId="77777777" w:rsidR="000707BD" w:rsidRDefault="000707BD" w:rsidP="000707BD"/>
    <w:p w14:paraId="46BCD839" w14:textId="1948BE76" w:rsidR="000707BD" w:rsidRDefault="000707BD" w:rsidP="000707BD">
      <w:r>
        <w:rPr>
          <w:noProof/>
        </w:rPr>
        <w:drawing>
          <wp:inline distT="0" distB="0" distL="0" distR="0" wp14:anchorId="59CBDC87" wp14:editId="3D77F4BE">
            <wp:extent cx="5943600" cy="63726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72680"/>
                    </a:xfrm>
                    <a:prstGeom prst="rect">
                      <a:avLst/>
                    </a:prstGeom>
                    <a:noFill/>
                    <a:ln>
                      <a:noFill/>
                    </a:ln>
                  </pic:spPr>
                </pic:pic>
              </a:graphicData>
            </a:graphic>
          </wp:inline>
        </w:drawing>
      </w:r>
    </w:p>
    <w:p w14:paraId="78351037" w14:textId="798FD2DC" w:rsidR="000707BD" w:rsidRPr="000707BD" w:rsidRDefault="00D176EB" w:rsidP="000707BD">
      <w:ins w:id="58" w:author="Sam Hertig" w:date="2015-03-12T11:48:00Z">
        <w:r>
          <w:t>Fragment 3</w:t>
        </w:r>
      </w:ins>
    </w:p>
    <w:p w14:paraId="16BF698B" w14:textId="26BC0891" w:rsidR="000707BD" w:rsidRDefault="000707BD" w:rsidP="000707BD"/>
    <w:p w14:paraId="16A15C73" w14:textId="30DC0089" w:rsidR="000707BD" w:rsidRDefault="000707BD" w:rsidP="000707BD">
      <w:pPr>
        <w:rPr>
          <w:ins w:id="59" w:author="Sam Hertig" w:date="2015-03-12T17:34:00Z"/>
        </w:rPr>
      </w:pPr>
      <w:r>
        <w:t xml:space="preserve">Note that all fragments have </w:t>
      </w:r>
      <w:r>
        <w:rPr>
          <w:i/>
        </w:rPr>
        <w:t xml:space="preserve">at least </w:t>
      </w:r>
      <w:r>
        <w:t>one overlapping carbon with one or more other fragments. Make sure to write down the names of those overlapping carbons.</w:t>
      </w:r>
    </w:p>
    <w:p w14:paraId="6A2E2269" w14:textId="77777777" w:rsidR="002822A6" w:rsidRDefault="002822A6" w:rsidP="000707BD">
      <w:pPr>
        <w:rPr>
          <w:ins w:id="60" w:author="Sam Hertig" w:date="2015-03-12T17:34:00Z"/>
        </w:rPr>
      </w:pPr>
    </w:p>
    <w:p w14:paraId="06EAF994" w14:textId="27B25C91" w:rsidR="002822A6" w:rsidRDefault="002822A6" w:rsidP="000707BD">
      <w:ins w:id="61" w:author="Sam Hertig" w:date="2015-03-12T17:34:00Z">
        <w:r>
          <w:t>Add hydrogens to all new fragments and use paramchem to obtain the respective .s</w:t>
        </w:r>
      </w:ins>
      <w:ins w:id="62" w:author="Evan Feinberg" w:date="2015-03-13T12:32:00Z">
        <w:r w:rsidR="00D31C08">
          <w:t>tr</w:t>
        </w:r>
      </w:ins>
      <w:ins w:id="63" w:author="Sam Hertig" w:date="2015-03-12T17:34:00Z">
        <w:r>
          <w:t xml:space="preserve"> files.</w:t>
        </w:r>
      </w:ins>
    </w:p>
    <w:p w14:paraId="3DD1B365" w14:textId="77777777" w:rsidR="000707BD" w:rsidRDefault="000707BD" w:rsidP="000707BD"/>
    <w:p w14:paraId="030D4F41" w14:textId="6D0E9699" w:rsidR="000707BD" w:rsidRDefault="000707BD" w:rsidP="000707BD">
      <w:r>
        <w:t xml:space="preserve">Check your work: </w:t>
      </w:r>
    </w:p>
    <w:p w14:paraId="58C4D2B8" w14:textId="77777777" w:rsidR="007122DB" w:rsidRDefault="007122DB" w:rsidP="000707BD"/>
    <w:p w14:paraId="4D8B1E19" w14:textId="16E925C6" w:rsidR="000707BD" w:rsidRDefault="000707BD" w:rsidP="000707BD">
      <w:r>
        <w:t xml:space="preserve">List all the carbons that overlap between your fragments. </w:t>
      </w:r>
    </w:p>
    <w:p w14:paraId="63B44C8A" w14:textId="77777777" w:rsidR="000707BD" w:rsidRDefault="000707BD" w:rsidP="000707BD"/>
    <w:p w14:paraId="095AD607" w14:textId="0E37FC55" w:rsidR="000707BD" w:rsidRDefault="000707BD" w:rsidP="000707BD">
      <w:r>
        <w:t>If you did this step correctly, it should be:</w:t>
      </w:r>
    </w:p>
    <w:p w14:paraId="7CD18DC0" w14:textId="77777777" w:rsidR="000707BD" w:rsidRDefault="000707BD" w:rsidP="000707BD"/>
    <w:p w14:paraId="14D80CD8" w14:textId="2E04A82D" w:rsidR="000707BD" w:rsidRDefault="00DA6AA8" w:rsidP="000707BD">
      <w:r>
        <w:t>CAH, CAQ, CAM, CAO</w:t>
      </w:r>
    </w:p>
    <w:p w14:paraId="11D4C419" w14:textId="77777777" w:rsidR="007122DB" w:rsidRDefault="007122DB" w:rsidP="000707BD"/>
    <w:p w14:paraId="5141FD67" w14:textId="6BA32F55" w:rsidR="006509ED" w:rsidRDefault="006509ED" w:rsidP="000707BD">
      <w:r>
        <w:rPr>
          <w:i/>
          <w:u w:val="single"/>
        </w:rPr>
        <w:t>Step 4: Parameterize the fragments</w:t>
      </w:r>
    </w:p>
    <w:p w14:paraId="6E5BC4B1" w14:textId="77777777" w:rsidR="006509ED" w:rsidRDefault="006509ED" w:rsidP="000707BD"/>
    <w:p w14:paraId="51959B08" w14:textId="7A0640DF" w:rsidR="006509ED" w:rsidRDefault="006509ED" w:rsidP="000707BD">
      <w:r>
        <w:t xml:space="preserve">For each molecule fragment mol2 file, upload the result to ParamChem. Save .str files with the output of each. </w:t>
      </w:r>
    </w:p>
    <w:p w14:paraId="45AC31FB" w14:textId="77777777" w:rsidR="006509ED" w:rsidRDefault="006509ED" w:rsidP="000707BD"/>
    <w:p w14:paraId="5CF3B148" w14:textId="101E9638" w:rsidR="006509ED" w:rsidRDefault="006509ED" w:rsidP="000707BD">
      <w:r>
        <w:t xml:space="preserve">As a sanity check, you should open up each Mol2 in PyMol, and see that the full molecule is indeed composed of each of the </w:t>
      </w:r>
      <w:r w:rsidR="00075119">
        <w:t xml:space="preserve">fragments uploaded to ParamChem, and that together they comprise the parent molecule exactly. </w:t>
      </w:r>
    </w:p>
    <w:p w14:paraId="6225A704" w14:textId="6D1CDEEB" w:rsidR="006509ED" w:rsidRDefault="006509ED" w:rsidP="000707BD"/>
    <w:p w14:paraId="07A0DC3A" w14:textId="26FD4F01" w:rsidR="006509ED" w:rsidRDefault="006509ED" w:rsidP="000707BD">
      <w:r>
        <w:t xml:space="preserve">If you split the molecule reasonably, avoiding molecular bridges and multiple fused rings, you should receive relatively low penalties. If not, you might want to reconsider the way in which you </w:t>
      </w:r>
      <w:r w:rsidR="00AB6C5A">
        <w:t xml:space="preserve">have fragmented your molecule, and see if a different split would be more optimal. </w:t>
      </w:r>
    </w:p>
    <w:p w14:paraId="1A2AC356" w14:textId="77777777" w:rsidR="00AB6C5A" w:rsidRDefault="00AB6C5A" w:rsidP="000707BD"/>
    <w:p w14:paraId="75948013" w14:textId="328BFC6D" w:rsidR="00AB6C5A" w:rsidRDefault="00AB6C5A" w:rsidP="000707BD">
      <w:pPr>
        <w:rPr>
          <w:ins w:id="64" w:author="Sam Hertig" w:date="2015-03-12T11:49:00Z"/>
        </w:rPr>
      </w:pPr>
      <w:r>
        <w:t xml:space="preserve">Note how each fragment overlaps at a carbon atom. This is counterintuitive: instead of splitting bonds, we are splitting over individual atoms. We will see how to handle this in the following section. </w:t>
      </w:r>
    </w:p>
    <w:p w14:paraId="2056FDB7" w14:textId="77777777" w:rsidR="00927C98" w:rsidRDefault="00927C98" w:rsidP="000707BD">
      <w:pPr>
        <w:rPr>
          <w:ins w:id="65" w:author="Sam Hertig" w:date="2015-03-12T11:49:00Z"/>
        </w:rPr>
      </w:pPr>
    </w:p>
    <w:p w14:paraId="44501219" w14:textId="45FA57AE" w:rsidR="00927C98" w:rsidRDefault="00066128" w:rsidP="000707BD">
      <w:pPr>
        <w:rPr>
          <w:ins w:id="66" w:author="Sam Hertig" w:date="2015-03-12T11:49:00Z"/>
        </w:rPr>
      </w:pPr>
      <w:ins w:id="67" w:author="Sam Hertig" w:date="2015-03-12T17:53:00Z">
        <w:r>
          <w:t>(</w:t>
        </w:r>
      </w:ins>
      <w:ins w:id="68" w:author="Sam Hertig" w:date="2015-03-12T17:35:00Z">
        <w:r>
          <w:t>Our penalties for for beta</w:t>
        </w:r>
        <w:r w:rsidR="00F73D00">
          <w:t>F</w:t>
        </w:r>
      </w:ins>
      <w:ins w:id="69" w:author="Evan Feinberg" w:date="2015-03-13T12:32:00Z">
        <w:r w:rsidR="00D31C08">
          <w:t>OA</w:t>
        </w:r>
      </w:ins>
      <w:ins w:id="70" w:author="Sam Hertig" w:date="2015-03-12T17:35:00Z">
        <w:r w:rsidR="00F73D00">
          <w:t xml:space="preserve"> are</w:t>
        </w:r>
      </w:ins>
      <w:ins w:id="71" w:author="Sam Hertig" w:date="2015-03-12T17:36:00Z">
        <w:r w:rsidR="00F73D00">
          <w:t>:</w:t>
        </w:r>
      </w:ins>
    </w:p>
    <w:p w14:paraId="4ED320E6" w14:textId="0E057427" w:rsidR="00927C98" w:rsidRDefault="00176220" w:rsidP="000707BD">
      <w:pPr>
        <w:rPr>
          <w:ins w:id="72" w:author="Sam Hertig" w:date="2015-03-12T11:49:00Z"/>
        </w:rPr>
      </w:pPr>
      <w:ins w:id="73" w:author="Sam Hertig" w:date="2015-03-12T11:49:00Z">
        <w:r>
          <w:t>Fragment 1:</w:t>
        </w:r>
      </w:ins>
      <w:ins w:id="74" w:author="Sam Hertig" w:date="2015-03-12T11:50:00Z">
        <w:r w:rsidR="00E55AD5">
          <w:t xml:space="preserve"> </w:t>
        </w:r>
        <w:r w:rsidR="00E55AD5" w:rsidRPr="00E55AD5">
          <w:t>param penalty=  59.400 ; charge penalty=  26.497</w:t>
        </w:r>
      </w:ins>
    </w:p>
    <w:p w14:paraId="330896A8" w14:textId="4F58CA0C" w:rsidR="00176220" w:rsidRDefault="00176220" w:rsidP="000707BD">
      <w:pPr>
        <w:rPr>
          <w:ins w:id="75" w:author="Sam Hertig" w:date="2015-03-12T11:49:00Z"/>
        </w:rPr>
      </w:pPr>
      <w:ins w:id="76" w:author="Sam Hertig" w:date="2015-03-12T11:49:00Z">
        <w:r>
          <w:t>Fragment 2:</w:t>
        </w:r>
      </w:ins>
      <w:ins w:id="77" w:author="Sam Hertig" w:date="2015-03-12T11:50:00Z">
        <w:r w:rsidR="00E55AD5">
          <w:t xml:space="preserve"> </w:t>
        </w:r>
        <w:r w:rsidR="00C03A3F" w:rsidRPr="00C03A3F">
          <w:t>param penalty=  75.100 ; charge penalty=  17.571</w:t>
        </w:r>
      </w:ins>
    </w:p>
    <w:p w14:paraId="6B701DF2" w14:textId="7645F0C0" w:rsidR="00176220" w:rsidRDefault="00176220" w:rsidP="000707BD">
      <w:pPr>
        <w:rPr>
          <w:ins w:id="78" w:author="Sam Hertig" w:date="2015-03-12T11:50:00Z"/>
        </w:rPr>
      </w:pPr>
      <w:ins w:id="79" w:author="Sam Hertig" w:date="2015-03-12T11:49:00Z">
        <w:r>
          <w:t xml:space="preserve">Fragment 3: </w:t>
        </w:r>
      </w:ins>
      <w:ins w:id="80" w:author="Sam Hertig" w:date="2015-03-12T11:50:00Z">
        <w:r w:rsidR="00C03A3F" w:rsidRPr="00C03A3F">
          <w:t>param penalty=  12.000 ; charge penalty=  26.091</w:t>
        </w:r>
      </w:ins>
    </w:p>
    <w:p w14:paraId="34A59ABB" w14:textId="30028AAC" w:rsidR="00EF6E7B" w:rsidRDefault="00EF6E7B" w:rsidP="000707BD">
      <w:pPr>
        <w:rPr>
          <w:ins w:id="81" w:author="Sam Hertig" w:date="2015-03-12T11:49:00Z"/>
        </w:rPr>
      </w:pPr>
      <w:ins w:id="82" w:author="Sam Hertig" w:date="2015-03-12T11:50:00Z">
        <w:r>
          <w:t>Complete F</w:t>
        </w:r>
      </w:ins>
      <w:ins w:id="83" w:author="Evan Feinberg" w:date="2015-03-13T12:32:00Z">
        <w:r w:rsidR="00D31C08">
          <w:t>OA</w:t>
        </w:r>
      </w:ins>
      <w:ins w:id="84" w:author="Sam Hertig" w:date="2015-03-12T11:50:00Z">
        <w:r>
          <w:t xml:space="preserve">: </w:t>
        </w:r>
      </w:ins>
      <w:ins w:id="85" w:author="Sam Hertig" w:date="2015-03-12T11:51:00Z">
        <w:r w:rsidR="00CD7342" w:rsidRPr="00CD7342">
          <w:t>param penalty=  99.000 ; charge penalty=  64.257</w:t>
        </w:r>
      </w:ins>
      <w:ins w:id="86" w:author="Sam Hertig" w:date="2015-03-12T17:53:00Z">
        <w:r w:rsidR="00066128">
          <w:t>)</w:t>
        </w:r>
      </w:ins>
    </w:p>
    <w:p w14:paraId="230A0920" w14:textId="77777777" w:rsidR="00927C98" w:rsidRDefault="00927C98" w:rsidP="000707BD"/>
    <w:p w14:paraId="00DFDBBB" w14:textId="77777777" w:rsidR="00AB6C5A" w:rsidRDefault="00AB6C5A" w:rsidP="000707BD"/>
    <w:p w14:paraId="5ECCAA6F" w14:textId="6CB35E31" w:rsidR="00AB6C5A" w:rsidRDefault="00AB6C5A" w:rsidP="000707BD">
      <w:r>
        <w:rPr>
          <w:i/>
          <w:u w:val="single"/>
        </w:rPr>
        <w:t>Step 5: Stitch the ligand back together</w:t>
      </w:r>
    </w:p>
    <w:p w14:paraId="38317BAE" w14:textId="77777777" w:rsidR="00AB6C5A" w:rsidRDefault="00AB6C5A" w:rsidP="000707BD"/>
    <w:p w14:paraId="5D62A20B" w14:textId="742CC30C" w:rsidR="00AB6C5A" w:rsidRPr="00285017" w:rsidRDefault="00AB6C5A" w:rsidP="000707BD">
      <w:r>
        <w:t xml:space="preserve">This section will review how to use the fragments generated to assign partial charges to the parent molecule. </w:t>
      </w:r>
      <w:r w:rsidR="00285017">
        <w:t xml:space="preserve">At a higher level, for each </w:t>
      </w:r>
      <w:r w:rsidR="00285017">
        <w:rPr>
          <w:i/>
        </w:rPr>
        <w:t>non-overlapping</w:t>
      </w:r>
      <w:r w:rsidR="00285017">
        <w:t xml:space="preserve"> atom, i.e. atoms unique to a fragment, we will simply take the new partial charge assigned by ParamChem to that fragment and this will constitute the partial charge in the final parameterization of the ligand. For </w:t>
      </w:r>
      <w:r w:rsidR="00285017">
        <w:rPr>
          <w:i/>
        </w:rPr>
        <w:t>overlapping</w:t>
      </w:r>
      <w:r w:rsidR="00285017">
        <w:t xml:space="preserve"> atoms, i.e. atoms common to multiple fragments, we will sum the individual partial charges assigned to the same atom in different fragments to get its total partial charge for the final parameterization. While this is counterintuitive at first, think of yourself as a chemical accountant. Your goal is to make the final charge of the whole molecule add up to an integer corresponding to its total charge. To do this, if you “superimposed” each fragment – each of which has an integer charge – on top of each other, and added all the charges, you would get the final integer you desire. However, if you did this, for overlapping carbons, in the final molecule, those carbons would end up with more than four hydrogens each. So, in each molecular fragment, </w:t>
      </w:r>
      <w:r w:rsidR="0082596F">
        <w:t>we will delete hydrogens of overlapping carbons, add the charges of each of those hydrogens (usually 0.090 each) to their respective carbons, and then add the cha</w:t>
      </w:r>
      <w:r w:rsidR="00075119">
        <w:t>rges of those carbons together to get the charge of the carbon on the final str file.</w:t>
      </w:r>
    </w:p>
    <w:p w14:paraId="3F5FB691" w14:textId="77777777" w:rsidR="00AB6C5A" w:rsidRDefault="00AB6C5A" w:rsidP="000707BD"/>
    <w:p w14:paraId="1AF5D02F" w14:textId="37BB8A3F" w:rsidR="00AB6C5A" w:rsidRDefault="00AB6C5A" w:rsidP="000707BD">
      <w:r>
        <w:t>First, take the .str file for the parent molecule, make a copy, and name the copy [my_molecule]_stitched.str.</w:t>
      </w:r>
    </w:p>
    <w:p w14:paraId="6340604E" w14:textId="77777777" w:rsidR="00AB6C5A" w:rsidRDefault="00AB6C5A" w:rsidP="000707BD"/>
    <w:p w14:paraId="3ED410D4" w14:textId="1D9BA76E" w:rsidR="00AB6C5A" w:rsidRDefault="00AB6C5A" w:rsidP="000707BD">
      <w:r>
        <w:t xml:space="preserve">Notice the anatomy of the .str file. </w:t>
      </w:r>
    </w:p>
    <w:p w14:paraId="21C4FFF2" w14:textId="77777777" w:rsidR="00AB6C5A" w:rsidRDefault="00AB6C5A" w:rsidP="000707BD"/>
    <w:p w14:paraId="325436C6" w14:textId="2B72128F" w:rsidR="00052551" w:rsidRDefault="00052551" w:rsidP="000707BD">
      <w:r>
        <w:t>The very first line should contain the proper residue name and partial charge of your ligand, e.g.,:</w:t>
      </w:r>
    </w:p>
    <w:p w14:paraId="0ACB11AF" w14:textId="77777777" w:rsidR="00052551" w:rsidRDefault="00052551" w:rsidP="000707BD"/>
    <w:p w14:paraId="523EC354" w14:textId="1EA99194" w:rsidR="00052551" w:rsidRDefault="00052551" w:rsidP="000707BD">
      <w:r w:rsidRPr="00052551">
        <w:t>RESI BF0 Displa       1.000</w:t>
      </w:r>
    </w:p>
    <w:p w14:paraId="0F1EF972" w14:textId="77777777" w:rsidR="00052551" w:rsidRDefault="00052551" w:rsidP="000707BD"/>
    <w:p w14:paraId="7772E97F" w14:textId="291FE2E9" w:rsidR="00AB6C5A" w:rsidRDefault="00AB6C5A" w:rsidP="000707BD">
      <w:r>
        <w:t>The first section contains partial charges and atom types for all atoms in your molecule.</w:t>
      </w:r>
    </w:p>
    <w:p w14:paraId="0E74925E" w14:textId="77777777" w:rsidR="00AB6C5A" w:rsidRDefault="00AB6C5A" w:rsidP="000707BD"/>
    <w:p w14:paraId="4750D86A" w14:textId="0ED14718" w:rsidR="00AB6C5A" w:rsidRDefault="00AB6C5A" w:rsidP="000707BD">
      <w:r>
        <w:t>AtomName | Atom Type | Partial Charge | ! Comment with penalty score</w:t>
      </w:r>
    </w:p>
    <w:p w14:paraId="038B3733" w14:textId="77777777" w:rsidR="00AB6C5A" w:rsidRDefault="00AB6C5A" w:rsidP="000707BD"/>
    <w:p w14:paraId="0DA1139A" w14:textId="1289D262" w:rsidR="00AB6C5A" w:rsidRDefault="00AB6C5A" w:rsidP="000707BD">
      <w:r>
        <w:t>The next section contains topology information, i.e. how each of the atoms is bonded:</w:t>
      </w:r>
    </w:p>
    <w:p w14:paraId="7779B10A" w14:textId="77777777" w:rsidR="00AB6C5A" w:rsidRDefault="00AB6C5A" w:rsidP="000707BD"/>
    <w:p w14:paraId="6FC81411" w14:textId="0C5FECCC" w:rsidR="00052551" w:rsidRDefault="00AB6C5A" w:rsidP="000707BD">
      <w:r>
        <w:t>BOND Atom</w:t>
      </w:r>
      <w:r w:rsidR="00052551">
        <w:t>1 | Atom2</w:t>
      </w:r>
    </w:p>
    <w:p w14:paraId="34ED3D92" w14:textId="1FD53E1D" w:rsidR="00052551" w:rsidRPr="00052551" w:rsidRDefault="00052551" w:rsidP="000707BD">
      <w:r>
        <w:t xml:space="preserve">Where Atom1 and Atom2 are PDB atom names, </w:t>
      </w:r>
      <w:r>
        <w:rPr>
          <w:i/>
        </w:rPr>
        <w:t>not</w:t>
      </w:r>
      <w:r>
        <w:t xml:space="preserve"> atom types.</w:t>
      </w:r>
    </w:p>
    <w:p w14:paraId="69B6C729" w14:textId="77777777" w:rsidR="00052551" w:rsidRDefault="00052551" w:rsidP="000707BD"/>
    <w:p w14:paraId="37C934EC" w14:textId="40348265" w:rsidR="00AB6C5A" w:rsidRDefault="00AB6C5A" w:rsidP="000707BD">
      <w:r>
        <w:t xml:space="preserve">The next section contains </w:t>
      </w:r>
      <w:r w:rsidR="00BB0281">
        <w:t xml:space="preserve">information on bond strength. In CHARMM each bond is modeled as a spring, and this gives the spring constant: </w:t>
      </w:r>
    </w:p>
    <w:p w14:paraId="126823DD" w14:textId="77777777" w:rsidR="00BB0281" w:rsidRDefault="00BB0281" w:rsidP="000707BD"/>
    <w:p w14:paraId="397B3482" w14:textId="42E5D4C4" w:rsidR="00BB0281" w:rsidRDefault="00BB0281" w:rsidP="000707BD">
      <w:r>
        <w:t>AtomType1 | AtomType2  | Eq-distance | Spring-Constant</w:t>
      </w:r>
    </w:p>
    <w:p w14:paraId="68965E4B" w14:textId="77777777" w:rsidR="00AB6C5A" w:rsidRDefault="00AB6C5A" w:rsidP="000707BD"/>
    <w:p w14:paraId="1F0DEABB" w14:textId="52F69829" w:rsidR="00D24004" w:rsidRPr="00D24004" w:rsidRDefault="00D24004" w:rsidP="000707BD">
      <w:r>
        <w:t xml:space="preserve">Notice how these are atom </w:t>
      </w:r>
      <w:r>
        <w:rPr>
          <w:i/>
        </w:rPr>
        <w:t xml:space="preserve"> types</w:t>
      </w:r>
      <w:r>
        <w:t xml:space="preserve">. When CHARMM (or CHAMBER) assigns parameters to all bonds in your system, it will look for known parameters in the rtf/prm or str files it is given. So for all bonds where one atom is of AtomType1 and the other atom is of AtomType2, </w:t>
      </w:r>
      <w:r w:rsidR="004150F1">
        <w:t xml:space="preserve">it will assign a bond with the given equilibrium </w:t>
      </w:r>
      <w:r w:rsidR="0042624A">
        <w:t>distance</w:t>
      </w:r>
      <w:r w:rsidR="004150F1">
        <w:t xml:space="preserve"> and spring constant.</w:t>
      </w:r>
    </w:p>
    <w:p w14:paraId="73F2DD46" w14:textId="77777777" w:rsidR="00D24004" w:rsidRDefault="00D24004" w:rsidP="000707BD"/>
    <w:p w14:paraId="584EB73F" w14:textId="1D4A6E64" w:rsidR="004150F1" w:rsidRDefault="004150F1" w:rsidP="000707BD">
      <w:r>
        <w:t xml:space="preserve">The story is similar for </w:t>
      </w:r>
      <w:r>
        <w:rPr>
          <w:i/>
        </w:rPr>
        <w:t>angles</w:t>
      </w:r>
      <w:r>
        <w:t xml:space="preserve"> (subsequent section):</w:t>
      </w:r>
    </w:p>
    <w:p w14:paraId="5E81313A" w14:textId="77777777" w:rsidR="004150F1" w:rsidRDefault="004150F1" w:rsidP="000707BD"/>
    <w:p w14:paraId="4B79B085" w14:textId="54803851" w:rsidR="004150F1" w:rsidRDefault="004150F1" w:rsidP="000707BD">
      <w:r>
        <w:t xml:space="preserve">AtomType1 | AtomType2 | AtomType3 | </w:t>
      </w:r>
      <w:r w:rsidR="00F809DB">
        <w:t>“spring”-constant | angle</w:t>
      </w:r>
    </w:p>
    <w:p w14:paraId="698EBD85" w14:textId="77777777" w:rsidR="004150F1" w:rsidRDefault="004150F1" w:rsidP="000707BD"/>
    <w:p w14:paraId="1BB3C145" w14:textId="571F5D2E" w:rsidR="004150F1" w:rsidRDefault="004150F1" w:rsidP="000707BD">
      <w:r>
        <w:t xml:space="preserve">And the last section for dihedrals: </w:t>
      </w:r>
    </w:p>
    <w:p w14:paraId="5A0A45A9" w14:textId="77777777" w:rsidR="004150F1" w:rsidRDefault="004150F1" w:rsidP="000707BD"/>
    <w:p w14:paraId="6946800E" w14:textId="397D4AD0" w:rsidR="004150F1" w:rsidRPr="004150F1" w:rsidRDefault="004150F1" w:rsidP="000707BD">
      <w:r>
        <w:t xml:space="preserve">AtomType1 | AtomType2 | AtomType3 | AtomType4 | </w:t>
      </w:r>
      <w:r w:rsidR="00F809DB">
        <w:t>Phi_k (barrier height) | periodicity | phase angle</w:t>
      </w:r>
    </w:p>
    <w:p w14:paraId="5ED8E0B3" w14:textId="77777777" w:rsidR="004150F1" w:rsidRDefault="004150F1" w:rsidP="000707BD"/>
    <w:p w14:paraId="43CC9BD9" w14:textId="3C967241" w:rsidR="00F809DB" w:rsidRDefault="00F809DB" w:rsidP="000707BD">
      <w:pPr>
        <w:rPr>
          <w:ins w:id="87" w:author="Sam Hertig" w:date="2015-03-12T17:55:00Z"/>
        </w:rPr>
      </w:pPr>
      <w:r>
        <w:t xml:space="preserve">Now, we will use this information for our parameterization of the ligand at hand. </w:t>
      </w:r>
      <w:r w:rsidRPr="00F3110B">
        <w:t>First, we will deal with the charges.</w:t>
      </w:r>
    </w:p>
    <w:p w14:paraId="417A8670" w14:textId="77777777" w:rsidR="006A577E" w:rsidRDefault="006A577E" w:rsidP="000707BD">
      <w:pPr>
        <w:rPr>
          <w:ins w:id="88" w:author="Sam Hertig" w:date="2015-03-12T17:55:00Z"/>
        </w:rPr>
      </w:pPr>
    </w:p>
    <w:p w14:paraId="14844B22" w14:textId="77777777" w:rsidR="006A577E" w:rsidRPr="00F3110B" w:rsidRDefault="006A577E" w:rsidP="000707BD"/>
    <w:p w14:paraId="1B839F70" w14:textId="77777777" w:rsidR="00F809DB" w:rsidRDefault="00F809DB" w:rsidP="000707BD"/>
    <w:p w14:paraId="3E814DB2" w14:textId="018E7970" w:rsidR="00F809DB" w:rsidRPr="00F809DB" w:rsidRDefault="00F809DB" w:rsidP="000707BD">
      <w:r>
        <w:rPr>
          <w:i/>
        </w:rPr>
        <w:t>Partial Charge Assignment</w:t>
      </w:r>
    </w:p>
    <w:p w14:paraId="5CDEC052" w14:textId="77777777" w:rsidR="00F809DB" w:rsidRDefault="00F809DB" w:rsidP="000707BD"/>
    <w:p w14:paraId="3A6428B2" w14:textId="5315A4F5" w:rsidR="00AB6C5A" w:rsidRDefault="00AB6C5A" w:rsidP="000707BD">
      <w:r>
        <w:t xml:space="preserve">For all </w:t>
      </w:r>
      <w:r>
        <w:rPr>
          <w:i/>
        </w:rPr>
        <w:t>non-overlapping</w:t>
      </w:r>
      <w:r>
        <w:t xml:space="preserve"> atoms – i.e., for atoms unique to each fragment – the task is straightforward. In the [</w:t>
      </w:r>
      <w:r w:rsidR="00375E86">
        <w:t>your_molecule</w:t>
      </w:r>
      <w:r>
        <w:t>]_stitched.str file, for</w:t>
      </w:r>
      <w:r w:rsidR="00F809DB">
        <w:t xml:space="preserve"> each non-overlapping atom in the partial charges section, make a copy of each “AtomName | Atom Type | Partial Charge | !” line, paste the copy under the original line, and place a “!” exclamation point in front of the pasted line. This will serve as a “sa</w:t>
      </w:r>
      <w:r w:rsidR="00375E86">
        <w:t>ve” so that, if anything goes wrong</w:t>
      </w:r>
      <w:r w:rsidR="00F809DB">
        <w:t xml:space="preserve"> later (which may very well happen when you are doing something this intricate by hand), you will be able to trace back all of your steps exactly. Now, find the partial charge in the respective fragment for this atom, copy the new charge in the fragment’s .str file, and paste that into the [</w:t>
      </w:r>
      <w:r w:rsidR="00375E86">
        <w:t>your_molecule</w:t>
      </w:r>
      <w:r w:rsidR="00F809DB">
        <w:t xml:space="preserve">]_stitched.str file for the same atom. </w:t>
      </w:r>
    </w:p>
    <w:p w14:paraId="14862189" w14:textId="77777777" w:rsidR="00F809DB" w:rsidRDefault="00F809DB" w:rsidP="000707BD"/>
    <w:p w14:paraId="2863B161" w14:textId="00663B2D" w:rsidR="00F809DB" w:rsidRDefault="00F809DB" w:rsidP="000707BD">
      <w:r>
        <w:t xml:space="preserve">So now, for each </w:t>
      </w:r>
      <w:r>
        <w:rPr>
          <w:i/>
        </w:rPr>
        <w:t>non-overlapping atom</w:t>
      </w:r>
      <w:r>
        <w:t xml:space="preserve">, </w:t>
      </w:r>
      <w:r w:rsidR="00375E86">
        <w:t xml:space="preserve">in the [your_molecule].str file, </w:t>
      </w:r>
      <w:r>
        <w:t xml:space="preserve">you will </w:t>
      </w:r>
      <w:r w:rsidR="00050A81">
        <w:t>have lines that look like this:</w:t>
      </w:r>
    </w:p>
    <w:p w14:paraId="32647406" w14:textId="77777777" w:rsidR="00050A81" w:rsidRDefault="00050A81" w:rsidP="000707BD"/>
    <w:p w14:paraId="3249BEE9" w14:textId="27D971BB" w:rsidR="00050A81" w:rsidRDefault="00050A81" w:rsidP="00050A81">
      <w:r>
        <w:t>AtomName | Atom Type | New Partial Charge | ! Comment with penalty score</w:t>
      </w:r>
    </w:p>
    <w:p w14:paraId="41E3270A" w14:textId="165722A9" w:rsidR="00050A81" w:rsidRDefault="00050A81" w:rsidP="00050A81">
      <w:r>
        <w:t>!AtomName | Atom Type | Original Partial Charge | ! Comment with penalty score</w:t>
      </w:r>
    </w:p>
    <w:p w14:paraId="522DCB75" w14:textId="77777777" w:rsidR="00050A81" w:rsidRDefault="00050A81" w:rsidP="000707BD"/>
    <w:p w14:paraId="6CF8DD99" w14:textId="094F6107" w:rsidR="00375E86" w:rsidRPr="00375E86" w:rsidRDefault="00375E86" w:rsidP="000707BD">
      <w:r>
        <w:t xml:space="preserve">Do this for all hydrogens too </w:t>
      </w:r>
      <w:r>
        <w:rPr>
          <w:i/>
        </w:rPr>
        <w:t xml:space="preserve">except for hydrogens of overlapping atoms. For hydrogens of overlapping atoms, leave them </w:t>
      </w:r>
      <w:r>
        <w:rPr>
          <w:b/>
          <w:i/>
        </w:rPr>
        <w:t>untouched</w:t>
      </w:r>
      <w:ins w:id="89" w:author="Sam Hertig" w:date="2015-03-12T12:17:00Z">
        <w:r w:rsidR="00114842">
          <w:rPr>
            <w:b/>
            <w:i/>
          </w:rPr>
          <w:t xml:space="preserve"> </w:t>
        </w:r>
        <w:r w:rsidR="00114842">
          <w:t>(i.e., use the parameters derived from the unfragmented ligand)</w:t>
        </w:r>
      </w:ins>
      <w:r>
        <w:t>. If you split over sp3 carbons, the hydrogens will have charge 0.090 and should remain unchanged in the [your_molecule]_stitched.str file.</w:t>
      </w:r>
    </w:p>
    <w:p w14:paraId="225A35E4" w14:textId="77777777" w:rsidR="00375E86" w:rsidRDefault="00375E86" w:rsidP="000707BD"/>
    <w:p w14:paraId="5BECDF95" w14:textId="7FAF90EB" w:rsidR="00050A81" w:rsidRDefault="00050A81" w:rsidP="000707BD">
      <w:r>
        <w:t xml:space="preserve">Now, for </w:t>
      </w:r>
      <w:r>
        <w:rPr>
          <w:i/>
        </w:rPr>
        <w:t>overlapping atoms</w:t>
      </w:r>
      <w:r>
        <w:t xml:space="preserve">, it’s a bit more involved. </w:t>
      </w:r>
    </w:p>
    <w:p w14:paraId="52F0EC8C" w14:textId="77777777" w:rsidR="00050A81" w:rsidRDefault="00050A81" w:rsidP="000707BD"/>
    <w:p w14:paraId="0D579451" w14:textId="2F17B794" w:rsidR="00050A81" w:rsidRDefault="00050A81" w:rsidP="000707BD">
      <w:r>
        <w:t>The algorithm is like so:</w:t>
      </w:r>
    </w:p>
    <w:p w14:paraId="73E18E29" w14:textId="77777777" w:rsidR="00050A81" w:rsidRDefault="00050A81" w:rsidP="000707BD"/>
    <w:p w14:paraId="3BEA65D5" w14:textId="07EE4720" w:rsidR="00050A81" w:rsidRDefault="00050A81" w:rsidP="000707BD">
      <w:r w:rsidRPr="00050A81">
        <w:rPr>
          <w:b/>
        </w:rPr>
        <w:t>For each</w:t>
      </w:r>
      <w:r>
        <w:t xml:space="preserve"> overlapping atom</w:t>
      </w:r>
      <w:r w:rsidR="00285017">
        <w:t xml:space="preserve"> (i)</w:t>
      </w:r>
      <w:r w:rsidR="00375E86">
        <w:t xml:space="preserve"> (in this example</w:t>
      </w:r>
      <w:r>
        <w:t xml:space="preserve">, for each atom </w:t>
      </w:r>
      <w:r w:rsidR="001379FA">
        <w:t>in the set {CAH, CAQ, CAM, CAO}, where 1 ≤ i ≤ number_overlapping_atoms</w:t>
      </w:r>
    </w:p>
    <w:p w14:paraId="1C43FD8B" w14:textId="77777777" w:rsidR="00050A81" w:rsidRDefault="00050A81" w:rsidP="000707BD"/>
    <w:p w14:paraId="50BB8F46" w14:textId="77777777" w:rsidR="00050A81" w:rsidRDefault="00050A81" w:rsidP="000707BD"/>
    <w:p w14:paraId="46746146" w14:textId="2D3F7263" w:rsidR="00050A81" w:rsidRDefault="00050A81" w:rsidP="00050A81">
      <w:pPr>
        <w:ind w:left="810" w:hanging="810"/>
      </w:pPr>
      <w:r>
        <w:tab/>
        <w:t>In the [</w:t>
      </w:r>
      <w:r w:rsidR="00375E86">
        <w:t>your_molecule</w:t>
      </w:r>
      <w:r>
        <w:t>]_</w:t>
      </w:r>
      <w:r w:rsidR="00285017">
        <w:t>stitched.str file, for each</w:t>
      </w:r>
      <w:r w:rsidR="00375E86">
        <w:t xml:space="preserve"> </w:t>
      </w:r>
      <w:r>
        <w:t>overlapping atom in the partial charges section, make a copy of each “AtomName | Atom Type | Partial Charge | !” line, paste the copy under the original line, and place a “!” exclamation point in front of the pasted line.</w:t>
      </w:r>
      <w:r w:rsidR="00285017">
        <w:t xml:space="preserve"> In the line that is not commented out, add an exclamation point to the end of it. Following the exclamation point, you will write out the individual charges (partial charges of overlapped carbons) that contribute to its total charge.</w:t>
      </w:r>
    </w:p>
    <w:p w14:paraId="77DBC532" w14:textId="77777777" w:rsidR="00050A81" w:rsidRDefault="00050A81" w:rsidP="00050A81">
      <w:pPr>
        <w:ind w:left="810" w:hanging="810"/>
      </w:pPr>
    </w:p>
    <w:p w14:paraId="15CE7B0E" w14:textId="2882A1E6" w:rsidR="00050A81" w:rsidRDefault="00050A81" w:rsidP="001379FA">
      <w:pPr>
        <w:ind w:left="720"/>
      </w:pPr>
      <w:r w:rsidRPr="00050A81">
        <w:rPr>
          <w:b/>
        </w:rPr>
        <w:t>In each</w:t>
      </w:r>
      <w:r>
        <w:t xml:space="preserve"> fragment</w:t>
      </w:r>
      <w:r w:rsidR="001379FA">
        <w:t xml:space="preserve"> (j) file</w:t>
      </w:r>
      <w:r w:rsidR="00285017">
        <w:t xml:space="preserve"> </w:t>
      </w:r>
      <w:r w:rsidR="001379FA">
        <w:t>([your_molecule]_frag_j.str</w:t>
      </w:r>
      <w:r>
        <w:t xml:space="preserve"> where that atom occur</w:t>
      </w:r>
      <w:r w:rsidR="001379FA">
        <w:t>s, where 1 ≤ j ≤ number_of_fragments</w:t>
      </w:r>
      <w:r>
        <w:t xml:space="preserve"> </w:t>
      </w:r>
    </w:p>
    <w:p w14:paraId="10A90C06" w14:textId="77777777" w:rsidR="00050A81" w:rsidRDefault="00050A81" w:rsidP="000707BD"/>
    <w:p w14:paraId="308BA49A" w14:textId="5B2B5D6E" w:rsidR="005D75B4" w:rsidRDefault="00050A81" w:rsidP="00050A81">
      <w:pPr>
        <w:ind w:left="1710"/>
      </w:pPr>
      <w:r>
        <w:t>find the partial charge in the respective fr</w:t>
      </w:r>
      <w:r w:rsidR="00285017">
        <w:t>agment for this atom, call it c</w:t>
      </w:r>
      <w:r w:rsidR="00285017">
        <w:rPr>
          <w:vertAlign w:val="subscript"/>
        </w:rPr>
        <w:t>i,j</w:t>
      </w:r>
      <w:r w:rsidR="00285017">
        <w:t>.</w:t>
      </w:r>
      <w:r w:rsidR="005D75B4">
        <w:t xml:space="preserve"> Add a new exclamation point at the far right of the row. Here we will calculate the partial charge of that carbon plus the partial charges of the hydrogens to which it is bonded</w:t>
      </w:r>
      <w:r w:rsidR="001379FA">
        <w:t xml:space="preserve"> in that fragment</w:t>
      </w:r>
      <w:r w:rsidR="005D75B4">
        <w:t xml:space="preserve">. Find out how many hydrogens it has. The hydrogens are named after the carbons to which it is bonded. For example, if the carbon is named “CAW”, the hydrogen will be named “HAW1,” “HAW2,” etc. Add the charges of those hydrogens </w:t>
      </w:r>
      <w:r w:rsidR="00285017">
        <w:t xml:space="preserve"> </w:t>
      </w:r>
      <w:r w:rsidR="005D75B4">
        <w:t xml:space="preserve">to the charges of the carbon, and write out the expression for this at the far-right of the row. </w:t>
      </w:r>
      <w:r w:rsidR="005D75B4">
        <w:br/>
      </w:r>
    </w:p>
    <w:p w14:paraId="6D95211A" w14:textId="12AE5FAB" w:rsidR="002A2569" w:rsidRDefault="002A2569" w:rsidP="00050A81">
      <w:pPr>
        <w:ind w:left="1710"/>
      </w:pPr>
      <w:r>
        <w:t>For example, for CAO</w:t>
      </w:r>
      <w:r w:rsidR="005D75B4">
        <w:t>,</w:t>
      </w:r>
      <w:r>
        <w:t xml:space="preserve"> for the upper fragment,</w:t>
      </w:r>
      <w:r w:rsidR="005D75B4">
        <w:t xml:space="preserve"> it should look like: </w:t>
      </w:r>
    </w:p>
    <w:p w14:paraId="300F01DA" w14:textId="77777777" w:rsidR="002A2569" w:rsidRDefault="002A2569" w:rsidP="00050A81">
      <w:pPr>
        <w:ind w:left="1710"/>
      </w:pPr>
    </w:p>
    <w:p w14:paraId="2D26A3F3" w14:textId="385E8D56" w:rsidR="002A2569" w:rsidRDefault="002A2569" w:rsidP="002A2569">
      <w:pPr>
        <w:ind w:left="1710"/>
      </w:pPr>
      <w:r w:rsidRPr="002A2569">
        <w:t>ATOM</w:t>
      </w:r>
      <w:r>
        <w:t xml:space="preserve"> CAO    CG321  </w:t>
      </w:r>
      <w:r w:rsidRPr="002A2569">
        <w:rPr>
          <w:b/>
        </w:rPr>
        <w:t>0.141</w:t>
      </w:r>
      <w:r>
        <w:t xml:space="preserve"> !    = -0.039 + 2 * 0.09 = </w:t>
      </w:r>
    </w:p>
    <w:p w14:paraId="24124A08" w14:textId="67D55120" w:rsidR="002A2569" w:rsidRDefault="002A2569" w:rsidP="002A2569">
      <w:pPr>
        <w:ind w:left="1710"/>
      </w:pPr>
      <w:r>
        <w:t>!</w:t>
      </w:r>
      <w:r w:rsidRPr="002A2569">
        <w:t xml:space="preserve"> ATOM CAO    CG321  -0.039 !    2.567</w:t>
      </w:r>
      <w:r w:rsidR="005D75B4">
        <w:br/>
      </w:r>
      <w:r w:rsidR="005D75B4">
        <w:br/>
      </w:r>
      <w:r>
        <w:t>Add to</w:t>
      </w:r>
      <w:r w:rsidR="00285017">
        <w:t xml:space="preserve"> the row of the [</w:t>
      </w:r>
      <w:r w:rsidR="001379FA">
        <w:t>your_molecule</w:t>
      </w:r>
      <w:r w:rsidR="00285017">
        <w:t xml:space="preserve">]_stitched.str file </w:t>
      </w:r>
      <w:r>
        <w:t>the final charge obtained for that atom (0.141 for CAO in that particular fragment).</w:t>
      </w:r>
    </w:p>
    <w:p w14:paraId="0CD09529" w14:textId="77777777" w:rsidR="002A2569" w:rsidRDefault="002A2569" w:rsidP="002A2569">
      <w:pPr>
        <w:ind w:left="1710"/>
      </w:pPr>
      <w:r>
        <w:tab/>
      </w:r>
    </w:p>
    <w:p w14:paraId="12DD5B69" w14:textId="4E4534B9" w:rsidR="002A2569" w:rsidRDefault="002A2569" w:rsidP="002A2569">
      <w:pPr>
        <w:ind w:left="720" w:hanging="720"/>
      </w:pPr>
      <w:r>
        <w:tab/>
        <w:t>For each overlapping atom, the number of charges that are added to obtain its final value should equal the number of fragments in which it appears</w:t>
      </w:r>
      <w:ins w:id="90" w:author="Sam Hertig" w:date="2015-03-12T17:41:00Z">
        <w:r w:rsidR="00013BF4">
          <w:t xml:space="preserve"> plus </w:t>
        </w:r>
      </w:ins>
      <w:ins w:id="91" w:author="Sam Hertig" w:date="2015-03-12T17:43:00Z">
        <w:r w:rsidR="00846B93">
          <w:t>the</w:t>
        </w:r>
      </w:ins>
      <w:ins w:id="92" w:author="Sam Hertig" w:date="2015-03-12T17:41:00Z">
        <w:r w:rsidR="00013BF4">
          <w:t xml:space="preserve"> term that , subtract</w:t>
        </w:r>
      </w:ins>
      <w:ins w:id="93" w:author="Sam Hertig" w:date="2015-03-12T17:43:00Z">
        <w:r w:rsidR="00846B93">
          <w:t>s</w:t>
        </w:r>
      </w:ins>
      <w:ins w:id="94" w:author="Sam Hertig" w:date="2015-03-12T17:41:00Z">
        <w:r w:rsidR="00013BF4">
          <w:t xml:space="preserve">  the charges of the hydrogens that are present in the complete molecule:</w:t>
        </w:r>
      </w:ins>
      <w:r>
        <w:t xml:space="preserve">. </w:t>
      </w:r>
      <w:r w:rsidR="00D71839">
        <w:t>For CAO, the lines should look like this in []_stitched.str:</w:t>
      </w:r>
    </w:p>
    <w:p w14:paraId="3E88A8D6" w14:textId="4A081038" w:rsidR="00D71839" w:rsidRDefault="00D71839" w:rsidP="002A2569">
      <w:pPr>
        <w:ind w:left="720" w:hanging="720"/>
      </w:pPr>
      <w:r>
        <w:tab/>
      </w:r>
    </w:p>
    <w:p w14:paraId="6BED1057" w14:textId="7F400E39" w:rsidR="00D71839" w:rsidRDefault="00D71839" w:rsidP="00D71839">
      <w:pPr>
        <w:ind w:left="720" w:hanging="720"/>
      </w:pPr>
      <w:r>
        <w:tab/>
        <w:t xml:space="preserve">ATOM </w:t>
      </w:r>
      <w:r w:rsidR="001379FA">
        <w:t xml:space="preserve">CAO    CG311    0.081 !    </w:t>
      </w:r>
      <w:ins w:id="95" w:author="Sam Hertig" w:date="2015-03-12T17:42:00Z">
        <w:r w:rsidR="00013BF4">
          <w:t>(</w:t>
        </w:r>
        <w:r w:rsidR="00013BF4" w:rsidRPr="00013BF4">
          <w:t>-0.007+</w:t>
        </w:r>
      </w:ins>
      <w:ins w:id="96" w:author="Sam Hertig" w:date="2015-03-12T17:44:00Z">
        <w:r w:rsidR="008E1D04">
          <w:t>2*0.09</w:t>
        </w:r>
      </w:ins>
      <w:ins w:id="97" w:author="Sam Hertig" w:date="2015-03-12T17:42:00Z">
        <w:r w:rsidR="00013BF4">
          <w:t>) + (</w:t>
        </w:r>
        <w:r w:rsidR="00013BF4" w:rsidRPr="00013BF4">
          <w:t>-0.272+</w:t>
        </w:r>
      </w:ins>
      <w:ins w:id="98" w:author="Sam Hertig" w:date="2015-03-12T17:44:00Z">
        <w:r w:rsidR="008E1D04">
          <w:t>3*0.09</w:t>
        </w:r>
      </w:ins>
      <w:ins w:id="99" w:author="Sam Hertig" w:date="2015-03-12T17:42:00Z">
        <w:r w:rsidR="00013BF4">
          <w:t>) – (</w:t>
        </w:r>
      </w:ins>
      <w:ins w:id="100" w:author="Sam Hertig" w:date="2015-03-12T17:44:00Z">
        <w:r w:rsidR="008E1D04">
          <w:t>1*</w:t>
        </w:r>
      </w:ins>
      <w:ins w:id="101" w:author="Sam Hertig" w:date="2015-03-12T17:42:00Z">
        <w:r w:rsidR="00013BF4" w:rsidRPr="00013BF4">
          <w:t>0.09</w:t>
        </w:r>
        <w:r w:rsidR="00013BF4">
          <w:t>)</w:t>
        </w:r>
      </w:ins>
      <w:ins w:id="102" w:author="Sam Hertig" w:date="2015-03-12T17:43:00Z">
        <w:r w:rsidR="00C10FD9">
          <w:t xml:space="preserve"> = 0.081</w:t>
        </w:r>
      </w:ins>
    </w:p>
    <w:p w14:paraId="1D145F9E" w14:textId="0E7F0549" w:rsidR="00BB5F23" w:rsidRPr="00285017" w:rsidRDefault="00D71839" w:rsidP="00D71839">
      <w:pPr>
        <w:ind w:left="720"/>
      </w:pPr>
      <w:r>
        <w:t>!ATOM CAO    CG311   0.034 !   19.778</w:t>
      </w:r>
    </w:p>
    <w:p w14:paraId="2D538B00" w14:textId="77777777" w:rsidR="00050A81" w:rsidRDefault="00050A81" w:rsidP="000707BD"/>
    <w:p w14:paraId="01563E0E" w14:textId="0B30176C" w:rsidR="00D71839" w:rsidRDefault="00D71839" w:rsidP="000707BD">
      <w:r>
        <w:rPr>
          <w:b/>
        </w:rPr>
        <w:t>Note: these charges are just an example and may look different for you depending on how you split up your molecule</w:t>
      </w:r>
      <w:r>
        <w:t>.</w:t>
      </w:r>
    </w:p>
    <w:p w14:paraId="1D7ACDA6" w14:textId="77777777" w:rsidR="00D71839" w:rsidRDefault="00D71839" w:rsidP="000707BD"/>
    <w:p w14:paraId="4EFF53F7" w14:textId="4176C67D" w:rsidR="00D71839" w:rsidRDefault="00D71839" w:rsidP="000707BD">
      <w:r>
        <w:t xml:space="preserve">To practice this, try parameterizing </w:t>
      </w:r>
      <w:r>
        <w:rPr>
          <w:b/>
        </w:rPr>
        <w:t>betaFOA</w:t>
      </w:r>
      <w:r>
        <w:t xml:space="preserve">. This is identical to betaFNA but for a seemingly </w:t>
      </w:r>
      <w:r w:rsidR="001379FA">
        <w:t>sublet</w:t>
      </w:r>
      <w:r>
        <w:t xml:space="preserve"> (though it turns out to be major difference!) distinction, namely it has a methyl group instead of a methylcyclopropyl and, instead of a bond to Lys233 of the Mu-Opioid Receptor, it has a double bond between its CAW and CAX carbons. </w:t>
      </w:r>
    </w:p>
    <w:p w14:paraId="01EAAC61" w14:textId="77777777" w:rsidR="00D71839" w:rsidRDefault="00D71839" w:rsidP="000707BD"/>
    <w:p w14:paraId="17515DB7" w14:textId="328D7DCC" w:rsidR="00D71839" w:rsidRDefault="00D71839" w:rsidP="000707BD">
      <w:r>
        <w:t>In this exercise:</w:t>
      </w:r>
    </w:p>
    <w:p w14:paraId="2784F3E6" w14:textId="77777777" w:rsidR="00D71839" w:rsidRDefault="00D71839" w:rsidP="000707BD"/>
    <w:p w14:paraId="791FBA45" w14:textId="74CA2DF5" w:rsidR="00D71839" w:rsidRDefault="00D71839" w:rsidP="00D71839">
      <w:pPr>
        <w:pStyle w:val="ListParagraph"/>
        <w:numPr>
          <w:ilvl w:val="0"/>
          <w:numId w:val="2"/>
        </w:numPr>
      </w:pPr>
      <w:r>
        <w:t>Download 4DKL from the PDB. Import it into Maestro.</w:t>
      </w:r>
    </w:p>
    <w:p w14:paraId="5139EDFD" w14:textId="3FFFF869" w:rsidR="00D71839" w:rsidRDefault="00D71839" w:rsidP="00D71839">
      <w:pPr>
        <w:pStyle w:val="ListParagraph"/>
        <w:numPr>
          <w:ilvl w:val="0"/>
          <w:numId w:val="2"/>
        </w:numPr>
      </w:pPr>
      <w:r>
        <w:t>Delete all non-4DKL atoms</w:t>
      </w:r>
    </w:p>
    <w:p w14:paraId="3191C359" w14:textId="64F72200" w:rsidR="00D71839" w:rsidRDefault="00D71839" w:rsidP="00D71839">
      <w:pPr>
        <w:pStyle w:val="ListParagraph"/>
        <w:numPr>
          <w:ilvl w:val="0"/>
          <w:numId w:val="2"/>
        </w:numPr>
      </w:pPr>
      <w:r>
        <w:t xml:space="preserve">Increase the bond order by 1 of the CAW-CAX bond to make it an alkene. Both CAW and CAX should now be sp2 hybridized carbons. </w:t>
      </w:r>
    </w:p>
    <w:p w14:paraId="04A986EA" w14:textId="113679A1" w:rsidR="001379FA" w:rsidRDefault="001379FA" w:rsidP="00D71839">
      <w:pPr>
        <w:pStyle w:val="ListParagraph"/>
        <w:numPr>
          <w:ilvl w:val="0"/>
          <w:numId w:val="2"/>
        </w:numPr>
      </w:pPr>
      <w:r>
        <w:t xml:space="preserve">Add a partial charge of +1 to the tertiary amine nitrogen. To do this, use the “build” toolbar and use the + sign lightning-bolt icon. </w:t>
      </w:r>
    </w:p>
    <w:p w14:paraId="0B520785" w14:textId="13D991C5" w:rsidR="00D71839" w:rsidRDefault="00D71839" w:rsidP="00D71839">
      <w:pPr>
        <w:pStyle w:val="ListParagraph"/>
        <w:numPr>
          <w:ilvl w:val="0"/>
          <w:numId w:val="2"/>
        </w:numPr>
      </w:pPr>
      <w:r>
        <w:t xml:space="preserve">Assign bond orders and then add hydrogens to the molecule. </w:t>
      </w:r>
    </w:p>
    <w:p w14:paraId="1CB9FA33" w14:textId="71351AF1" w:rsidR="00D71839" w:rsidRDefault="00D71839" w:rsidP="00D71839">
      <w:pPr>
        <w:pStyle w:val="ListParagraph"/>
        <w:numPr>
          <w:ilvl w:val="0"/>
          <w:numId w:val="2"/>
        </w:numPr>
      </w:pPr>
      <w:r>
        <w:t>Split the molecule as described in this tutorial, get parameters from ParamChem, and stitch the fragments back together into [</w:t>
      </w:r>
      <w:r w:rsidR="001379FA">
        <w:t>your_molecule</w:t>
      </w:r>
      <w:r>
        <w:t xml:space="preserve">]_stitched.str. See if your </w:t>
      </w:r>
      <w:r w:rsidR="001379FA">
        <w:t xml:space="preserve">final </w:t>
      </w:r>
      <w:r>
        <w:t>parameters match ours! Here are the final values we got:</w:t>
      </w:r>
    </w:p>
    <w:p w14:paraId="25C042E2" w14:textId="77777777" w:rsidR="00D71839" w:rsidRDefault="00D71839" w:rsidP="00D71839"/>
    <w:p w14:paraId="417E30F5" w14:textId="77777777" w:rsidR="00D71839" w:rsidRDefault="00D71839" w:rsidP="00D71839"/>
    <w:p w14:paraId="1D410B87" w14:textId="77777777" w:rsidR="00D71839" w:rsidRDefault="00D71839" w:rsidP="00D71839">
      <w:r>
        <w:t>* Topologies generated by</w:t>
      </w:r>
    </w:p>
    <w:p w14:paraId="6363F10A" w14:textId="77777777" w:rsidR="00D71839" w:rsidRDefault="00D71839" w:rsidP="00D71839">
      <w:r>
        <w:t>* CHARMM General Force Field (CGenFF) program version 0.9.7.1 beta</w:t>
      </w:r>
    </w:p>
    <w:p w14:paraId="0C23014D" w14:textId="77777777" w:rsidR="00D71839" w:rsidRDefault="00D71839" w:rsidP="00D71839">
      <w:r>
        <w:t>*</w:t>
      </w:r>
    </w:p>
    <w:p w14:paraId="35F59355" w14:textId="77777777" w:rsidR="00D71839" w:rsidRDefault="00D71839" w:rsidP="00D71839">
      <w:r>
        <w:t>36 1</w:t>
      </w:r>
    </w:p>
    <w:p w14:paraId="2921EBBD" w14:textId="77777777" w:rsidR="00D71839" w:rsidRDefault="00D71839" w:rsidP="00D71839"/>
    <w:p w14:paraId="155D6C8F" w14:textId="77777777" w:rsidR="00D71839" w:rsidRDefault="00D71839" w:rsidP="00D71839">
      <w:r>
        <w:t>! "penalty" is the highest penalty score of the associated parameters.</w:t>
      </w:r>
    </w:p>
    <w:p w14:paraId="3C1A5496" w14:textId="77777777" w:rsidR="00D71839" w:rsidRDefault="00D71839" w:rsidP="00D71839">
      <w:r>
        <w:t>! Penalties lower than 10 indicate the analogy is fair; penalties between 10</w:t>
      </w:r>
    </w:p>
    <w:p w14:paraId="592BBF87" w14:textId="77777777" w:rsidR="00D71839" w:rsidRDefault="00D71839" w:rsidP="00D71839">
      <w:r>
        <w:t>! and 50 mean some basic validation is recommended; penalties higher than</w:t>
      </w:r>
    </w:p>
    <w:p w14:paraId="7E5F915B" w14:textId="77777777" w:rsidR="00D71839" w:rsidRDefault="00D71839" w:rsidP="00D71839">
      <w:r>
        <w:t>! 50 indicate poor analogy and mandate extensive validation/optimization.</w:t>
      </w:r>
    </w:p>
    <w:p w14:paraId="33583ECE" w14:textId="77777777" w:rsidR="00D71839" w:rsidRDefault="00D71839" w:rsidP="00D71839"/>
    <w:p w14:paraId="5B6E2A4B" w14:textId="77777777" w:rsidR="00D71839" w:rsidRDefault="00D71839" w:rsidP="00D71839">
      <w:r>
        <w:t>!CAH (two hydrogens, frag_1 and frag_2)</w:t>
      </w:r>
    </w:p>
    <w:p w14:paraId="2C5967B3" w14:textId="77777777" w:rsidR="00D71839" w:rsidRDefault="00D71839" w:rsidP="00D71839">
      <w:r>
        <w:t>!CAM (zero hydrogens) (frag_1, frag_2)</w:t>
      </w:r>
    </w:p>
    <w:p w14:paraId="7CEBF971" w14:textId="77777777" w:rsidR="00D71839" w:rsidRDefault="00D71839" w:rsidP="00D71839">
      <w:r>
        <w:t>!CAO (one hydrogen)</w:t>
      </w:r>
      <w:r>
        <w:tab/>
      </w:r>
      <w:r>
        <w:tab/>
        <w:t>(frag_1, frag_3)</w:t>
      </w:r>
    </w:p>
    <w:p w14:paraId="03CD65D5" w14:textId="77777777" w:rsidR="00D71839" w:rsidRDefault="00D71839" w:rsidP="00D71839">
      <w:r>
        <w:t>!CAQ (two hydrogens)</w:t>
      </w:r>
      <w:r>
        <w:tab/>
        <w:t>(frag_2, frag_3)</w:t>
      </w:r>
    </w:p>
    <w:p w14:paraId="79C84091" w14:textId="77777777" w:rsidR="00D71839" w:rsidRDefault="00D71839" w:rsidP="00D71839"/>
    <w:p w14:paraId="1261F09E" w14:textId="77777777" w:rsidR="00D71839" w:rsidRDefault="00D71839" w:rsidP="00D71839"/>
    <w:p w14:paraId="60A6C21C" w14:textId="77777777" w:rsidR="008410CB" w:rsidRDefault="00D71839" w:rsidP="00D71839">
      <w:pPr>
        <w:rPr>
          <w:ins w:id="103" w:author="Sam Hertig" w:date="2015-03-12T17:54:00Z"/>
        </w:rPr>
      </w:pPr>
      <w:r>
        <w:t xml:space="preserve">RESI BF0 Displa       1.000 </w:t>
      </w:r>
    </w:p>
    <w:p w14:paraId="52588D47" w14:textId="78719811" w:rsidR="00D71839" w:rsidRDefault="00D71839" w:rsidP="00D71839">
      <w:r>
        <w:t xml:space="preserve">! </w:t>
      </w:r>
      <w:ins w:id="104" w:author="Sam Hertig" w:date="2015-03-12T17:46:00Z">
        <w:r w:rsidR="009E34C3">
          <w:t xml:space="preserve">stitched </w:t>
        </w:r>
      </w:ins>
      <w:ins w:id="105" w:author="Sam Hertig" w:date="2015-03-12T17:54:00Z">
        <w:r w:rsidR="00943902">
          <w:t xml:space="preserve">together </w:t>
        </w:r>
      </w:ins>
      <w:ins w:id="106" w:author="Sam Hertig" w:date="2015-03-12T17:46:00Z">
        <w:r w:rsidR="009E34C3">
          <w:t xml:space="preserve">from a file with </w:t>
        </w:r>
      </w:ins>
      <w:r>
        <w:t>param penalty=  99.000 ; charge penalty=  64.257</w:t>
      </w:r>
    </w:p>
    <w:p w14:paraId="2A30B942" w14:textId="77777777" w:rsidR="00D71839" w:rsidRDefault="00D71839" w:rsidP="00D71839">
      <w:r>
        <w:t>GROUP            ! CHARGE   CH_PENALTY</w:t>
      </w:r>
    </w:p>
    <w:p w14:paraId="2A3FD200" w14:textId="77777777" w:rsidR="00D71839" w:rsidRDefault="00D71839" w:rsidP="00D71839"/>
    <w:p w14:paraId="6D68063D" w14:textId="77777777" w:rsidR="00D71839" w:rsidRDefault="00D71839" w:rsidP="00D71839">
      <w:r>
        <w:t>ATOM CBF    CG3C31 -0.180 !    0.075</w:t>
      </w:r>
    </w:p>
    <w:p w14:paraId="4AC453DC" w14:textId="77777777" w:rsidR="00D71839" w:rsidRDefault="00D71839" w:rsidP="00D71839">
      <w:r>
        <w:t>!ATOM CBF    CG3C31 -0.180 !    0.075</w:t>
      </w:r>
    </w:p>
    <w:p w14:paraId="68D208F1" w14:textId="77777777" w:rsidR="00D71839" w:rsidRDefault="00D71839" w:rsidP="00D71839"/>
    <w:p w14:paraId="5CAE0693" w14:textId="77777777" w:rsidR="00D71839" w:rsidRDefault="00D71839" w:rsidP="00D71839">
      <w:r>
        <w:t>ATOM CBG    CG3C31 -0.180 !    0.075</w:t>
      </w:r>
    </w:p>
    <w:p w14:paraId="1B3F2D5D" w14:textId="77777777" w:rsidR="00D71839" w:rsidRDefault="00D71839" w:rsidP="00D71839">
      <w:r>
        <w:t>!ATOM CBG    CG3C31 -0.180 !    0.075</w:t>
      </w:r>
    </w:p>
    <w:p w14:paraId="61BC1B34" w14:textId="77777777" w:rsidR="00D71839" w:rsidRDefault="00D71839" w:rsidP="00D71839"/>
    <w:p w14:paraId="086C929B" w14:textId="77777777" w:rsidR="00D71839" w:rsidRDefault="00D71839" w:rsidP="00D71839">
      <w:r>
        <w:t>ATOM CBE    CG3C31 -0.092 !    4.770</w:t>
      </w:r>
    </w:p>
    <w:p w14:paraId="4840E953" w14:textId="77777777" w:rsidR="00D71839" w:rsidRDefault="00D71839" w:rsidP="00D71839">
      <w:r>
        <w:t>!ATOM CBE    CG3C31 -0.092 !    4.770</w:t>
      </w:r>
    </w:p>
    <w:p w14:paraId="7D43E4A6" w14:textId="77777777" w:rsidR="00D71839" w:rsidRDefault="00D71839" w:rsidP="00D71839"/>
    <w:p w14:paraId="30A7A9CB" w14:textId="77777777" w:rsidR="00D71839" w:rsidRDefault="00D71839" w:rsidP="00D71839">
      <w:r>
        <w:t>ATOM CBD    CG324   0.189 !    6.172</w:t>
      </w:r>
    </w:p>
    <w:p w14:paraId="2B29A365" w14:textId="77777777" w:rsidR="00D71839" w:rsidRDefault="00D71839" w:rsidP="00D71839">
      <w:r>
        <w:t>!ATOM CBD    CG324   0.178 !    6.172</w:t>
      </w:r>
    </w:p>
    <w:p w14:paraId="776E1A94" w14:textId="77777777" w:rsidR="00D71839" w:rsidRDefault="00D71839" w:rsidP="00D71839"/>
    <w:p w14:paraId="55FE8525" w14:textId="77777777" w:rsidR="00D71839" w:rsidRDefault="00D71839" w:rsidP="00D71839">
      <w:r>
        <w:t>ATOM NAJ    NG3P1  -0.363 !   21.778</w:t>
      </w:r>
    </w:p>
    <w:p w14:paraId="2046AD24" w14:textId="77777777" w:rsidR="00D71839" w:rsidRDefault="00D71839" w:rsidP="00D71839">
      <w:r>
        <w:t>!ATOM NAJ    NG3P1  -0.364 !   21.778</w:t>
      </w:r>
    </w:p>
    <w:p w14:paraId="526D099B" w14:textId="77777777" w:rsidR="00D71839" w:rsidRDefault="00D71839" w:rsidP="00D71839"/>
    <w:p w14:paraId="3C165CBF" w14:textId="77777777" w:rsidR="00D71839" w:rsidRDefault="00D71839" w:rsidP="00D71839">
      <w:r>
        <w:t>ATOM CAK    CG324   0.178 !   12.414</w:t>
      </w:r>
    </w:p>
    <w:p w14:paraId="40F0D245" w14:textId="77777777" w:rsidR="00D71839" w:rsidRDefault="00D71839" w:rsidP="00D71839">
      <w:r>
        <w:t>!ATOM CAK    CG324   0.159 !   12.414</w:t>
      </w:r>
    </w:p>
    <w:p w14:paraId="71BF7475" w14:textId="77777777" w:rsidR="00D71839" w:rsidRDefault="00D71839" w:rsidP="00D71839"/>
    <w:p w14:paraId="58E3B313" w14:textId="77777777" w:rsidR="00D71839" w:rsidRDefault="00D71839" w:rsidP="00D71839">
      <w:r>
        <w:t>ATOM CAL    CG321  -0.180 !   31.829</w:t>
      </w:r>
    </w:p>
    <w:p w14:paraId="3259C26F" w14:textId="77777777" w:rsidR="00D71839" w:rsidRDefault="00D71839" w:rsidP="00D71839">
      <w:r>
        <w:t>!ATOM CAL    CG321  -0.168 !   31.829</w:t>
      </w:r>
    </w:p>
    <w:p w14:paraId="3884F0B2" w14:textId="77777777" w:rsidR="00D71839" w:rsidRDefault="00D71839" w:rsidP="00D71839"/>
    <w:p w14:paraId="5F12A45E" w14:textId="4D55B16F" w:rsidR="00D71839" w:rsidRDefault="00D71839" w:rsidP="00D71839">
      <w:r>
        <w:t xml:space="preserve">ATOM CAM    CG3RC1  0.082 !  </w:t>
      </w:r>
      <w:r>
        <w:tab/>
      </w:r>
      <w:ins w:id="107" w:author="Sam Hertig" w:date="2015-03-12T17:48:00Z">
        <w:r w:rsidR="004D6D0E">
          <w:t>(</w:t>
        </w:r>
        <w:r w:rsidR="004D6D0E" w:rsidRPr="004D6D0E">
          <w:t>-0.185+0.18</w:t>
        </w:r>
        <w:r w:rsidR="004D6D0E">
          <w:t>)</w:t>
        </w:r>
      </w:ins>
      <w:ins w:id="108" w:author="Sam Hertig" w:date="2015-03-12T17:49:00Z">
        <w:r w:rsidR="007E1C70">
          <w:t xml:space="preserve"> + </w:t>
        </w:r>
      </w:ins>
      <w:ins w:id="109" w:author="Sam Hertig" w:date="2015-03-12T17:48:00Z">
        <w:r w:rsidR="004D6D0E">
          <w:t>(</w:t>
        </w:r>
      </w:ins>
      <w:ins w:id="110" w:author="Sam Hertig" w:date="2015-03-12T17:49:00Z">
        <w:r w:rsidR="007E1C70">
          <w:t>-</w:t>
        </w:r>
      </w:ins>
      <w:ins w:id="111" w:author="Sam Hertig" w:date="2015-03-12T17:48:00Z">
        <w:r w:rsidR="004D6D0E" w:rsidRPr="004D6D0E">
          <w:t>0.093+0.18</w:t>
        </w:r>
        <w:r w:rsidR="004D6D0E">
          <w:t>)</w:t>
        </w:r>
      </w:ins>
      <w:ins w:id="112" w:author="Sam Hertig" w:date="2015-03-12T17:49:00Z">
        <w:r w:rsidR="007E1C70">
          <w:t xml:space="preserve"> </w:t>
        </w:r>
      </w:ins>
      <w:ins w:id="113" w:author="Sam Hertig" w:date="2015-03-12T17:48:00Z">
        <w:r w:rsidR="004D6D0E" w:rsidRPr="004D6D0E">
          <w:t>-</w:t>
        </w:r>
      </w:ins>
      <w:ins w:id="114" w:author="Sam Hertig" w:date="2015-03-12T17:49:00Z">
        <w:r w:rsidR="007E1C70">
          <w:t xml:space="preserve"> </w:t>
        </w:r>
      </w:ins>
      <w:ins w:id="115" w:author="Sam Hertig" w:date="2015-03-12T17:48:00Z">
        <w:r w:rsidR="004D6D0E">
          <w:t>(</w:t>
        </w:r>
        <w:r w:rsidR="004D6D0E" w:rsidRPr="004D6D0E">
          <w:t>0</w:t>
        </w:r>
        <w:r w:rsidR="004D6D0E">
          <w:t>)</w:t>
        </w:r>
      </w:ins>
    </w:p>
    <w:p w14:paraId="6938A3D4" w14:textId="77777777" w:rsidR="00D71839" w:rsidRDefault="00D71839" w:rsidP="00D71839">
      <w:r>
        <w:t>!ATOM CAM    CG3RC1  0.084 !   53.701</w:t>
      </w:r>
    </w:p>
    <w:p w14:paraId="3CF1FB9E" w14:textId="77777777" w:rsidR="00D71839" w:rsidRDefault="00D71839" w:rsidP="00D71839"/>
    <w:p w14:paraId="2A4EC30D" w14:textId="77777777" w:rsidR="00D71839" w:rsidRDefault="00D71839" w:rsidP="00D71839">
      <w:r>
        <w:t>ATOM CBC    CG2RC0  0.130 !   64.257</w:t>
      </w:r>
    </w:p>
    <w:p w14:paraId="2A9D9DB8" w14:textId="77777777" w:rsidR="00D71839" w:rsidRDefault="00D71839" w:rsidP="00D71839">
      <w:r>
        <w:t>!ATOM CBC    CG2RC0  0.141 !   64.257</w:t>
      </w:r>
    </w:p>
    <w:p w14:paraId="7BB86712" w14:textId="77777777" w:rsidR="00D71839" w:rsidRDefault="00D71839" w:rsidP="00D71839"/>
    <w:p w14:paraId="6C570576" w14:textId="77777777" w:rsidR="00D71839" w:rsidRDefault="00D71839" w:rsidP="00D71839">
      <w:r>
        <w:t>ATOM CAN    CG3RC1  0.183 !   30.066</w:t>
      </w:r>
    </w:p>
    <w:p w14:paraId="61797DAC" w14:textId="77777777" w:rsidR="00D71839" w:rsidRDefault="00D71839" w:rsidP="00D71839">
      <w:r>
        <w:t>!ATOM CAN    CG3RC1  0.119 !   30.066</w:t>
      </w:r>
    </w:p>
    <w:p w14:paraId="0CD7086D" w14:textId="77777777" w:rsidR="00D71839" w:rsidRDefault="00D71839" w:rsidP="00D71839"/>
    <w:p w14:paraId="306B0861" w14:textId="77777777" w:rsidR="00D71839" w:rsidRDefault="00D71839" w:rsidP="00D71839">
      <w:r>
        <w:t>ATOM OAA    OG3C51 -0.313 !   16.285</w:t>
      </w:r>
    </w:p>
    <w:p w14:paraId="152D2F5B" w14:textId="77777777" w:rsidR="00D71839" w:rsidRDefault="00D71839" w:rsidP="00D71839">
      <w:r>
        <w:t>!ATOM OAA    OG3C51 -0.244 !   16.285</w:t>
      </w:r>
    </w:p>
    <w:p w14:paraId="017E7FCB" w14:textId="77777777" w:rsidR="00D71839" w:rsidRDefault="00D71839" w:rsidP="00D71839"/>
    <w:p w14:paraId="6CF93807" w14:textId="77777777" w:rsidR="00D71839" w:rsidRDefault="00D71839" w:rsidP="00D71839">
      <w:r>
        <w:t>ATOM CAB    CG2RC0  0.040 !   32.087</w:t>
      </w:r>
    </w:p>
    <w:p w14:paraId="2FE767F8" w14:textId="77777777" w:rsidR="00D71839" w:rsidRDefault="00D71839" w:rsidP="00D71839">
      <w:r>
        <w:t>!ATOM CAB    CG2RC0  0.051 !   32.087</w:t>
      </w:r>
    </w:p>
    <w:p w14:paraId="5B8C6B09" w14:textId="77777777" w:rsidR="00D71839" w:rsidRDefault="00D71839" w:rsidP="00D71839"/>
    <w:p w14:paraId="34F31F39" w14:textId="77777777" w:rsidR="00D71839" w:rsidRDefault="00D71839" w:rsidP="00D71839">
      <w:r>
        <w:t>ATOM CAC    CG2R61  0.010 !    3.709</w:t>
      </w:r>
    </w:p>
    <w:p w14:paraId="6E019736" w14:textId="77777777" w:rsidR="00D71839" w:rsidRDefault="00D71839" w:rsidP="00D71839">
      <w:r>
        <w:t>!ATOM CAC    CG2R61  0.010 !    3.709</w:t>
      </w:r>
    </w:p>
    <w:p w14:paraId="4E12D3B9" w14:textId="77777777" w:rsidR="00D71839" w:rsidRDefault="00D71839" w:rsidP="00D71839"/>
    <w:p w14:paraId="435149A2" w14:textId="77777777" w:rsidR="00D71839" w:rsidRDefault="00D71839" w:rsidP="00D71839">
      <w:r>
        <w:t>ATOM OAD    OG311  -0.529 !    3.576</w:t>
      </w:r>
    </w:p>
    <w:p w14:paraId="20829522" w14:textId="77777777" w:rsidR="00D71839" w:rsidRDefault="00D71839" w:rsidP="00D71839">
      <w:r>
        <w:t>!ATOM OAD    OG311  -0.529 !    3.576</w:t>
      </w:r>
    </w:p>
    <w:p w14:paraId="4CA0058E" w14:textId="77777777" w:rsidR="00D71839" w:rsidRDefault="00D71839" w:rsidP="00D71839"/>
    <w:p w14:paraId="3201E803" w14:textId="77777777" w:rsidR="00D71839" w:rsidRDefault="00D71839" w:rsidP="00D71839">
      <w:r>
        <w:t>ATOM CAE    CG2R61 -0.153 !    0.000</w:t>
      </w:r>
    </w:p>
    <w:p w14:paraId="0E2E8340" w14:textId="77777777" w:rsidR="00D71839" w:rsidRDefault="00D71839" w:rsidP="00D71839">
      <w:r>
        <w:t>!ATOM CAE    CG2R61 -0.149 !    0.000</w:t>
      </w:r>
    </w:p>
    <w:p w14:paraId="296DDEA8" w14:textId="77777777" w:rsidR="00D71839" w:rsidRDefault="00D71839" w:rsidP="00D71839"/>
    <w:p w14:paraId="7703938B" w14:textId="77777777" w:rsidR="00D71839" w:rsidRDefault="00D71839" w:rsidP="00D71839">
      <w:r>
        <w:t>ATOM CAF    CG2R61 -0.218 !    8.946</w:t>
      </w:r>
    </w:p>
    <w:p w14:paraId="5F402465" w14:textId="77777777" w:rsidR="00D71839" w:rsidRDefault="00D71839" w:rsidP="00D71839">
      <w:r>
        <w:t>!ATOM CAF    CG2R61 -0.219 !    8.946</w:t>
      </w:r>
    </w:p>
    <w:p w14:paraId="3AC11BEC" w14:textId="77777777" w:rsidR="00D71839" w:rsidRDefault="00D71839" w:rsidP="00D71839"/>
    <w:p w14:paraId="1D58EF6C" w14:textId="77777777" w:rsidR="00D71839" w:rsidRDefault="00D71839" w:rsidP="00D71839">
      <w:r>
        <w:t>ATOM CAG    CG2R61 -0.134 !   51.211</w:t>
      </w:r>
    </w:p>
    <w:p w14:paraId="77E5CF08" w14:textId="77777777" w:rsidR="00D71839" w:rsidRDefault="00D71839" w:rsidP="00D71839">
      <w:r>
        <w:t>!ATOM CAG    CG2R61 -0.136 !   51.211</w:t>
      </w:r>
    </w:p>
    <w:p w14:paraId="46446D14" w14:textId="77777777" w:rsidR="00D71839" w:rsidRDefault="00D71839" w:rsidP="00D71839"/>
    <w:p w14:paraId="4A1965D1" w14:textId="7AFBF790" w:rsidR="00D71839" w:rsidRDefault="00D71839" w:rsidP="00D71839">
      <w:r>
        <w:t>ATOM CAH    CG321  -0.158 !</w:t>
      </w:r>
      <w:r>
        <w:tab/>
      </w:r>
      <w:ins w:id="116" w:author="Sam Hertig" w:date="2015-03-12T17:48:00Z">
        <w:r w:rsidR="00B75A34">
          <w:t>(</w:t>
        </w:r>
        <w:r w:rsidR="00B75A34" w:rsidRPr="00B75A34">
          <w:t>-0.275+0.27</w:t>
        </w:r>
        <w:r w:rsidR="00B75A34">
          <w:t>) + (</w:t>
        </w:r>
        <w:r w:rsidR="00B75A34" w:rsidRPr="00B75A34">
          <w:t>-0.243+0.27</w:t>
        </w:r>
      </w:ins>
      <w:ins w:id="117" w:author="Sam Hertig" w:date="2015-03-12T17:49:00Z">
        <w:r w:rsidR="00B75A34">
          <w:t>) – (</w:t>
        </w:r>
      </w:ins>
      <w:ins w:id="118" w:author="Sam Hertig" w:date="2015-03-12T17:48:00Z">
        <w:r w:rsidR="00B75A34" w:rsidRPr="00B75A34">
          <w:t>0.18</w:t>
        </w:r>
      </w:ins>
      <w:ins w:id="119" w:author="Sam Hertig" w:date="2015-03-12T17:49:00Z">
        <w:r w:rsidR="00B75A34">
          <w:t>)</w:t>
        </w:r>
      </w:ins>
    </w:p>
    <w:p w14:paraId="4B63DCB1" w14:textId="77777777" w:rsidR="00D71839" w:rsidRDefault="00D71839" w:rsidP="00D71839">
      <w:r>
        <w:t>!ATOM CAH    CG321  -0.184 !   38.320</w:t>
      </w:r>
    </w:p>
    <w:p w14:paraId="51163D01" w14:textId="77777777" w:rsidR="00D71839" w:rsidRDefault="00D71839" w:rsidP="00D71839"/>
    <w:p w14:paraId="5D2F2CDF" w14:textId="77777777" w:rsidR="00D71839" w:rsidRDefault="00D71839" w:rsidP="00D71839">
      <w:r>
        <w:t>ATOM CAI    CG314   0.192 !   42.658</w:t>
      </w:r>
    </w:p>
    <w:p w14:paraId="75D95B39" w14:textId="77777777" w:rsidR="00D71839" w:rsidRDefault="00D71839" w:rsidP="00D71839">
      <w:r>
        <w:t>!ATOM CAI    CG314   0.228 !   42.658</w:t>
      </w:r>
    </w:p>
    <w:p w14:paraId="2E8D8F59" w14:textId="77777777" w:rsidR="00D71839" w:rsidRDefault="00D71839" w:rsidP="00D71839"/>
    <w:p w14:paraId="07C103B4" w14:textId="77777777" w:rsidR="00D71839" w:rsidRDefault="00D71839" w:rsidP="00D71839">
      <w:r>
        <w:t>ATOM CAR    CG301   0.223 !   40.366</w:t>
      </w:r>
    </w:p>
    <w:p w14:paraId="12B7D6FA" w14:textId="77777777" w:rsidR="00D71839" w:rsidRDefault="00D71839" w:rsidP="00D71839">
      <w:r>
        <w:t>!ATOM CAR    CG301   0.199 !   40.366</w:t>
      </w:r>
    </w:p>
    <w:p w14:paraId="31BEEC58" w14:textId="77777777" w:rsidR="00D71839" w:rsidRDefault="00D71839" w:rsidP="00D71839"/>
    <w:p w14:paraId="047DB64D" w14:textId="77777777" w:rsidR="00D71839" w:rsidRDefault="00D71839" w:rsidP="00D71839">
      <w:r>
        <w:t>ATOM OAS    OG311  -0.639 !   16.482</w:t>
      </w:r>
    </w:p>
    <w:p w14:paraId="65C762A4" w14:textId="77777777" w:rsidR="00D71839" w:rsidRDefault="00D71839" w:rsidP="00D71839">
      <w:r>
        <w:t>!ATOM OAS    OG311  -0.638 !   16.482</w:t>
      </w:r>
    </w:p>
    <w:p w14:paraId="2D201009" w14:textId="77777777" w:rsidR="00D71839" w:rsidRDefault="00D71839" w:rsidP="00D71839"/>
    <w:p w14:paraId="4213F6AC" w14:textId="7559FDF9" w:rsidR="00D71839" w:rsidRDefault="00D71839" w:rsidP="00D71839">
      <w:r>
        <w:t xml:space="preserve">ATOM CAQ    CG321  -0.197 !   </w:t>
      </w:r>
      <w:r>
        <w:tab/>
      </w:r>
      <w:ins w:id="120" w:author="Sam Hertig" w:date="2015-03-12T17:50:00Z">
        <w:r w:rsidR="009319A7">
          <w:t>(</w:t>
        </w:r>
        <w:r w:rsidR="009319A7" w:rsidRPr="009319A7">
          <w:t>-0.27+0.27</w:t>
        </w:r>
        <w:r w:rsidR="009319A7">
          <w:t>) + (</w:t>
        </w:r>
        <w:r w:rsidR="009319A7" w:rsidRPr="009319A7">
          <w:t>-0.287+0.27</w:t>
        </w:r>
        <w:r w:rsidR="009319A7">
          <w:t>) – (</w:t>
        </w:r>
        <w:r w:rsidR="009319A7" w:rsidRPr="009319A7">
          <w:t>0.18</w:t>
        </w:r>
        <w:r w:rsidR="009319A7">
          <w:t>)</w:t>
        </w:r>
      </w:ins>
    </w:p>
    <w:p w14:paraId="12EAF051" w14:textId="77777777" w:rsidR="00D71839" w:rsidRDefault="00D71839" w:rsidP="00D71839">
      <w:r>
        <w:t>!ATOM CAQ    CG321  -0.187 !   12.983</w:t>
      </w:r>
    </w:p>
    <w:p w14:paraId="5A120002" w14:textId="77777777" w:rsidR="00D71839" w:rsidRDefault="00D71839" w:rsidP="00D71839"/>
    <w:p w14:paraId="7F97297C" w14:textId="77777777" w:rsidR="00D71839" w:rsidRDefault="00D71839" w:rsidP="00D71839">
      <w:r>
        <w:t>ATOM CAP    CG321  -0.179 !    6.322</w:t>
      </w:r>
    </w:p>
    <w:p w14:paraId="651F754D" w14:textId="77777777" w:rsidR="00D71839" w:rsidRDefault="00D71839" w:rsidP="00D71839">
      <w:r>
        <w:t>!ATOM CAP    CG321  -0.180 !    6.322</w:t>
      </w:r>
    </w:p>
    <w:p w14:paraId="02E40389" w14:textId="77777777" w:rsidR="00D71839" w:rsidRDefault="00D71839" w:rsidP="00D71839"/>
    <w:p w14:paraId="00685C37" w14:textId="48AA1224" w:rsidR="00D71839" w:rsidRDefault="00D71839" w:rsidP="00D71839">
      <w:r>
        <w:t xml:space="preserve">ATOM CAO    CG311    0.081 !   </w:t>
      </w:r>
      <w:r>
        <w:tab/>
      </w:r>
      <w:ins w:id="121" w:author="Sam Hertig" w:date="2015-03-12T17:51:00Z">
        <w:r w:rsidR="003A4ECB">
          <w:t>(</w:t>
        </w:r>
      </w:ins>
      <w:ins w:id="122" w:author="Sam Hertig" w:date="2015-03-12T17:50:00Z">
        <w:r w:rsidR="003A4ECB" w:rsidRPr="003A4ECB">
          <w:t>-0.007+0.18</w:t>
        </w:r>
      </w:ins>
      <w:ins w:id="123" w:author="Sam Hertig" w:date="2015-03-12T17:51:00Z">
        <w:r w:rsidR="003A4ECB">
          <w:t>) + (</w:t>
        </w:r>
      </w:ins>
      <w:ins w:id="124" w:author="Sam Hertig" w:date="2015-03-12T17:50:00Z">
        <w:r w:rsidR="003A4ECB" w:rsidRPr="003A4ECB">
          <w:t>-0.272+0.27</w:t>
        </w:r>
      </w:ins>
      <w:ins w:id="125" w:author="Sam Hertig" w:date="2015-03-12T17:51:00Z">
        <w:r w:rsidR="003A4ECB">
          <w:t>) – (</w:t>
        </w:r>
      </w:ins>
      <w:ins w:id="126" w:author="Sam Hertig" w:date="2015-03-12T17:50:00Z">
        <w:r w:rsidR="003A4ECB" w:rsidRPr="003A4ECB">
          <w:t>0.09</w:t>
        </w:r>
      </w:ins>
      <w:ins w:id="127" w:author="Sam Hertig" w:date="2015-03-12T17:51:00Z">
        <w:r w:rsidR="003A4ECB">
          <w:t>)</w:t>
        </w:r>
      </w:ins>
    </w:p>
    <w:p w14:paraId="3EA65B5C" w14:textId="77777777" w:rsidR="00D71839" w:rsidRDefault="00D71839" w:rsidP="00D71839">
      <w:r>
        <w:t>!ATOM CAO    CG311   0.034 !   19.778</w:t>
      </w:r>
    </w:p>
    <w:p w14:paraId="0F0BBDCC" w14:textId="77777777" w:rsidR="00D71839" w:rsidRDefault="00D71839" w:rsidP="00D71839"/>
    <w:p w14:paraId="507CFB79" w14:textId="77777777" w:rsidR="00D71839" w:rsidRDefault="00D71839" w:rsidP="00D71839">
      <w:r>
        <w:t>ATOM NAT    NG2S1  -0.462 !   11.253</w:t>
      </w:r>
    </w:p>
    <w:p w14:paraId="65C82BEB" w14:textId="77777777" w:rsidR="00D71839" w:rsidRDefault="00D71839" w:rsidP="00D71839">
      <w:r>
        <w:t>!ATOM NAT    NG2S1  -0.422 !   11.253</w:t>
      </w:r>
    </w:p>
    <w:p w14:paraId="4B49C3D7" w14:textId="77777777" w:rsidR="00D71839" w:rsidRDefault="00D71839" w:rsidP="00D71839"/>
    <w:p w14:paraId="67EAF767" w14:textId="77777777" w:rsidR="00D71839" w:rsidRDefault="00D71839" w:rsidP="00D71839">
      <w:r>
        <w:t>ATOM CAU    CG2O1   0.511 !   15.556</w:t>
      </w:r>
    </w:p>
    <w:p w14:paraId="3C2224A0" w14:textId="77777777" w:rsidR="00D71839" w:rsidRDefault="00D71839" w:rsidP="00D71839">
      <w:r>
        <w:t>!ATOM CAU    CG2O1   0.494 !   15.556</w:t>
      </w:r>
    </w:p>
    <w:p w14:paraId="04E3F1C9" w14:textId="77777777" w:rsidR="00D71839" w:rsidRDefault="00D71839" w:rsidP="00D71839"/>
    <w:p w14:paraId="37BF4F76" w14:textId="77777777" w:rsidR="00D71839" w:rsidRDefault="00D71839" w:rsidP="00D71839">
      <w:r>
        <w:t>ATOM OAV    OG2D1  -0.500 !    0.000</w:t>
      </w:r>
    </w:p>
    <w:p w14:paraId="4158387C" w14:textId="77777777" w:rsidR="00D71839" w:rsidRDefault="00D71839" w:rsidP="00D71839">
      <w:r>
        <w:t>!ATOM OAV    OG2D1  -0.498 !    0.000</w:t>
      </w:r>
    </w:p>
    <w:p w14:paraId="707BC5FC" w14:textId="77777777" w:rsidR="00D71839" w:rsidRDefault="00D71839" w:rsidP="00D71839">
      <w:r>
        <w:t>ATOM CAW    CG2DC1 -0.156 !   14.632</w:t>
      </w:r>
    </w:p>
    <w:p w14:paraId="576745B0" w14:textId="77777777" w:rsidR="00D71839" w:rsidRDefault="00D71839" w:rsidP="00D71839">
      <w:r>
        <w:t>ATOM CAX    CG2DC1 -0.051 !   22.660</w:t>
      </w:r>
    </w:p>
    <w:p w14:paraId="2FE95591" w14:textId="77777777" w:rsidR="00D71839" w:rsidRDefault="00D71839" w:rsidP="00D71839">
      <w:r>
        <w:t>ATOM CAY    CG2O2   0.604 !   26.497</w:t>
      </w:r>
    </w:p>
    <w:p w14:paraId="25847358" w14:textId="77777777" w:rsidR="00D71839" w:rsidRDefault="00D71839" w:rsidP="00D71839">
      <w:r>
        <w:t>ATOM OAZ    OG2D1  -0.636 !    9.883</w:t>
      </w:r>
    </w:p>
    <w:p w14:paraId="6549BE60" w14:textId="77777777" w:rsidR="00D71839" w:rsidRDefault="00D71839" w:rsidP="00D71839">
      <w:r>
        <w:t>ATOM OBA    OG302  -0.294 !   18.444</w:t>
      </w:r>
    </w:p>
    <w:p w14:paraId="591946AF" w14:textId="77777777" w:rsidR="00D71839" w:rsidRDefault="00D71839" w:rsidP="00D71839">
      <w:r>
        <w:t>ATOM CBB    CG331  -0.036 !   10.542</w:t>
      </w:r>
    </w:p>
    <w:p w14:paraId="39B9914C" w14:textId="77777777" w:rsidR="00D71839" w:rsidRDefault="00D71839" w:rsidP="00D71839">
      <w:r>
        <w:t>ATOM HBF1   HGA2    0.090 !    0.000</w:t>
      </w:r>
    </w:p>
    <w:p w14:paraId="1F07F5C4" w14:textId="77777777" w:rsidR="00D71839" w:rsidRDefault="00D71839" w:rsidP="00D71839">
      <w:r>
        <w:t>ATOM HBF2   HGA2    0.090 !    0.000</w:t>
      </w:r>
    </w:p>
    <w:p w14:paraId="0F6C1BED" w14:textId="77777777" w:rsidR="00D71839" w:rsidRDefault="00D71839" w:rsidP="00D71839">
      <w:r>
        <w:t>ATOM HBG1   HGA2    0.090 !    0.000</w:t>
      </w:r>
    </w:p>
    <w:p w14:paraId="4177FDA8" w14:textId="77777777" w:rsidR="00D71839" w:rsidRDefault="00D71839" w:rsidP="00D71839">
      <w:r>
        <w:t>ATOM HBG2   HGA2    0.090 !    0.000</w:t>
      </w:r>
    </w:p>
    <w:p w14:paraId="334AF677" w14:textId="77777777" w:rsidR="00D71839" w:rsidRDefault="00D71839" w:rsidP="00D71839">
      <w:r>
        <w:t>ATOM HBE    HGA1    0.090 !    0.075</w:t>
      </w:r>
    </w:p>
    <w:p w14:paraId="5DDE044D" w14:textId="77777777" w:rsidR="00D71839" w:rsidRDefault="00D71839" w:rsidP="00D71839">
      <w:r>
        <w:t>ATOM HBD1   HGA2    0.090 !    0.030</w:t>
      </w:r>
    </w:p>
    <w:p w14:paraId="2957EC58" w14:textId="77777777" w:rsidR="00D71839" w:rsidRDefault="00D71839" w:rsidP="00D71839">
      <w:r>
        <w:t>ATOM HBD2   HGA2    0.090 !    0.030</w:t>
      </w:r>
    </w:p>
    <w:p w14:paraId="2D12B4CD" w14:textId="77777777" w:rsidR="00D71839" w:rsidRDefault="00D71839" w:rsidP="00D71839">
      <w:r>
        <w:t>ATOM HAK1   HGA2    0.090 !    0.691</w:t>
      </w:r>
    </w:p>
    <w:p w14:paraId="41AEE53A" w14:textId="77777777" w:rsidR="00D71839" w:rsidRDefault="00D71839" w:rsidP="00D71839">
      <w:r>
        <w:t>ATOM HAK2   HGA2    0.090 !    0.691</w:t>
      </w:r>
    </w:p>
    <w:p w14:paraId="6D9CCA38" w14:textId="77777777" w:rsidR="00D71839" w:rsidRDefault="00D71839" w:rsidP="00D71839">
      <w:r>
        <w:t>ATOM HAL1   HGA2    0.090 !    2.504</w:t>
      </w:r>
    </w:p>
    <w:p w14:paraId="3306B29E" w14:textId="77777777" w:rsidR="00D71839" w:rsidRDefault="00D71839" w:rsidP="00D71839">
      <w:r>
        <w:t>ATOM HAL2   HGA2    0.090 !    2.504</w:t>
      </w:r>
    </w:p>
    <w:p w14:paraId="22FF1D02" w14:textId="77777777" w:rsidR="00D71839" w:rsidRDefault="00D71839" w:rsidP="00D71839">
      <w:r>
        <w:t>ATOM HAN    HGA1    0.090 !    3.579</w:t>
      </w:r>
    </w:p>
    <w:p w14:paraId="3008A5C0" w14:textId="77777777" w:rsidR="00D71839" w:rsidRDefault="00D71839" w:rsidP="00D71839"/>
    <w:p w14:paraId="56CB904A" w14:textId="77777777" w:rsidR="00D71839" w:rsidRDefault="00D71839" w:rsidP="00D71839">
      <w:r>
        <w:t>!ATOM HOAD   HGP1    0.420 !    0.075</w:t>
      </w:r>
    </w:p>
    <w:p w14:paraId="5A6B430B" w14:textId="77777777" w:rsidR="00D71839" w:rsidRDefault="00D71839" w:rsidP="00D71839">
      <w:r>
        <w:t>ATOM HOAD   HGP1    0.420 !    0.075</w:t>
      </w:r>
    </w:p>
    <w:p w14:paraId="5FF7E6DE" w14:textId="77777777" w:rsidR="00D71839" w:rsidRDefault="00D71839" w:rsidP="00D71839"/>
    <w:p w14:paraId="4460C5BD" w14:textId="77777777" w:rsidR="00D71839" w:rsidRDefault="00D71839" w:rsidP="00D71839">
      <w:r>
        <w:t>ATOM HAE    HGR61   0.197 !    0.000</w:t>
      </w:r>
    </w:p>
    <w:p w14:paraId="4F8EBD80" w14:textId="77777777" w:rsidR="00D71839" w:rsidRDefault="00D71839" w:rsidP="00D71839">
      <w:r>
        <w:t>ATOM HAF    HGR61   0.197 !    0.000</w:t>
      </w:r>
    </w:p>
    <w:p w14:paraId="3208A92C" w14:textId="77777777" w:rsidR="00D71839" w:rsidRDefault="00D71839" w:rsidP="00D71839"/>
    <w:p w14:paraId="114ED661" w14:textId="77777777" w:rsidR="00D71839" w:rsidRDefault="00D71839" w:rsidP="00D71839">
      <w:r>
        <w:t>ATOM HAH1   HGA2    0.090 !    0.121</w:t>
      </w:r>
    </w:p>
    <w:p w14:paraId="1882EF1A" w14:textId="77777777" w:rsidR="00D71839" w:rsidRDefault="00D71839" w:rsidP="00D71839">
      <w:r>
        <w:t>ATOM HAH2   HGA2    0.090 !    0.121</w:t>
      </w:r>
    </w:p>
    <w:p w14:paraId="721B8432" w14:textId="77777777" w:rsidR="00D71839" w:rsidRDefault="00D71839" w:rsidP="00D71839">
      <w:r>
        <w:t>ATOM HAI    HGA1    0.090 !    3.008</w:t>
      </w:r>
    </w:p>
    <w:p w14:paraId="24AB6482" w14:textId="77777777" w:rsidR="00D71839" w:rsidRDefault="00D71839" w:rsidP="00D71839"/>
    <w:p w14:paraId="5E3B89E5" w14:textId="77777777" w:rsidR="00D71839" w:rsidRDefault="00D71839" w:rsidP="00D71839">
      <w:r>
        <w:t>ATOM HOAS   HGP1    0.431 !    8.269</w:t>
      </w:r>
    </w:p>
    <w:p w14:paraId="2D25F8A6" w14:textId="77777777" w:rsidR="00D71839" w:rsidRDefault="00D71839" w:rsidP="00D71839">
      <w:r>
        <w:t>!ATOM HOAS   HGP1    0.442 !    8.269</w:t>
      </w:r>
    </w:p>
    <w:p w14:paraId="24C0C5B5" w14:textId="77777777" w:rsidR="00D71839" w:rsidRDefault="00D71839" w:rsidP="00D71839"/>
    <w:p w14:paraId="126D7C96" w14:textId="77777777" w:rsidR="00D71839" w:rsidRDefault="00D71839" w:rsidP="00D71839">
      <w:r>
        <w:t>ATOM HAQ1   HGA2    0.090 !    0.905</w:t>
      </w:r>
    </w:p>
    <w:p w14:paraId="0D513314" w14:textId="77777777" w:rsidR="00D71839" w:rsidRDefault="00D71839" w:rsidP="00D71839">
      <w:r>
        <w:t>ATOM HAQ2   HGA2    0.090 !    0.905</w:t>
      </w:r>
    </w:p>
    <w:p w14:paraId="7F213CA9" w14:textId="77777777" w:rsidR="00D71839" w:rsidRDefault="00D71839" w:rsidP="00D71839">
      <w:r>
        <w:t>ATOM HAP1   HGA2    0.090 !    0.000</w:t>
      </w:r>
    </w:p>
    <w:p w14:paraId="39211AA7" w14:textId="77777777" w:rsidR="00D71839" w:rsidRDefault="00D71839" w:rsidP="00D71839">
      <w:r>
        <w:t>ATOM HAP2   HGA2    0.090 !    0.000</w:t>
      </w:r>
    </w:p>
    <w:p w14:paraId="46084ADD" w14:textId="77777777" w:rsidR="00D71839" w:rsidRDefault="00D71839" w:rsidP="00D71839">
      <w:r>
        <w:t>ATOM HAO    HGA1    0.090 !    1.050</w:t>
      </w:r>
    </w:p>
    <w:p w14:paraId="472CE417" w14:textId="77777777" w:rsidR="00D71839" w:rsidRDefault="00D71839" w:rsidP="00D71839"/>
    <w:p w14:paraId="20371E19" w14:textId="77777777" w:rsidR="00D71839" w:rsidRDefault="00D71839" w:rsidP="00D71839">
      <w:r>
        <w:t>ATOM HNAT   HGP1    0.293 !    7.412</w:t>
      </w:r>
    </w:p>
    <w:p w14:paraId="7D8A7374" w14:textId="77777777" w:rsidR="00D71839" w:rsidRDefault="00D71839" w:rsidP="00D71839">
      <w:r>
        <w:t>!ATOM HNAT   HGP1    0.297 !    7.412</w:t>
      </w:r>
    </w:p>
    <w:p w14:paraId="437C2931" w14:textId="77777777" w:rsidR="00D71839" w:rsidRDefault="00D71839" w:rsidP="00D71839"/>
    <w:p w14:paraId="0D4526FA" w14:textId="77777777" w:rsidR="00D71839" w:rsidRDefault="00D71839" w:rsidP="00D71839">
      <w:r>
        <w:t>ATOM HAW    HGA4    0.150 !    1.425</w:t>
      </w:r>
    </w:p>
    <w:p w14:paraId="30F5070F" w14:textId="77777777" w:rsidR="00D71839" w:rsidRDefault="00D71839" w:rsidP="00D71839">
      <w:r>
        <w:t>ATOM HBB1   HGA3    0.090 !    0.000</w:t>
      </w:r>
    </w:p>
    <w:p w14:paraId="431C93CE" w14:textId="77777777" w:rsidR="00D71839" w:rsidRDefault="00D71839" w:rsidP="00D71839">
      <w:r>
        <w:t>ATOM HBB2   HGA3    0.090 !    0.000</w:t>
      </w:r>
    </w:p>
    <w:p w14:paraId="3A5F1902" w14:textId="77777777" w:rsidR="00D71839" w:rsidRDefault="00D71839" w:rsidP="00D71839">
      <w:r>
        <w:t>ATOM HBB3   HGA3    0.090 !    0.000</w:t>
      </w:r>
    </w:p>
    <w:p w14:paraId="6D4F2D07" w14:textId="77777777" w:rsidR="00D71839" w:rsidRDefault="00D71839" w:rsidP="00D71839"/>
    <w:p w14:paraId="117F5471" w14:textId="77777777" w:rsidR="00D71839" w:rsidRDefault="00D71839" w:rsidP="00D71839">
      <w:r>
        <w:t>ATOM HNAJ   HGP2    0.319 !    2.473</w:t>
      </w:r>
    </w:p>
    <w:p w14:paraId="5CD71FEE" w14:textId="77777777" w:rsidR="00D71839" w:rsidRDefault="00D71839" w:rsidP="00D71839">
      <w:r>
        <w:t>!ATOM HNAJ   HGP2    0.319 !    2.473</w:t>
      </w:r>
    </w:p>
    <w:p w14:paraId="43F0E618" w14:textId="77777777" w:rsidR="00D71839" w:rsidRDefault="00D71839" w:rsidP="00D71839">
      <w:r>
        <w:t>ATOM HAX    HGA4    0.150 !    2.975</w:t>
      </w:r>
    </w:p>
    <w:p w14:paraId="21290BEF" w14:textId="77777777" w:rsidR="00D71839" w:rsidRPr="00D71839" w:rsidRDefault="00D71839" w:rsidP="00D71839"/>
    <w:p w14:paraId="4BB3166A" w14:textId="77777777" w:rsidR="00050A81" w:rsidRDefault="00050A81" w:rsidP="000707BD">
      <w:pPr>
        <w:pBdr>
          <w:bottom w:val="single" w:sz="6" w:space="1" w:color="auto"/>
        </w:pBdr>
      </w:pPr>
    </w:p>
    <w:p w14:paraId="05058EBF" w14:textId="77777777" w:rsidR="00E26481" w:rsidRDefault="00E26481" w:rsidP="000707BD">
      <w:pPr>
        <w:rPr>
          <w:ins w:id="128" w:author="Sam Hertig" w:date="2015-03-12T17:31:00Z"/>
        </w:rPr>
      </w:pPr>
    </w:p>
    <w:p w14:paraId="306FAF42" w14:textId="3E747609" w:rsidR="00050A81" w:rsidRPr="001F4A4C" w:rsidRDefault="00E26481" w:rsidP="000707BD">
      <w:pPr>
        <w:rPr>
          <w:i/>
        </w:rPr>
      </w:pPr>
      <w:ins w:id="129" w:author="Sam Hertig" w:date="2015-03-12T17:31:00Z">
        <w:r w:rsidRPr="001F4A4C">
          <w:rPr>
            <w:i/>
          </w:rPr>
          <w:t>Angles, torsions, bonds</w:t>
        </w:r>
      </w:ins>
      <w:ins w:id="130" w:author="Sam Hertig" w:date="2015-03-12T17:32:00Z">
        <w:r w:rsidRPr="001F4A4C">
          <w:rPr>
            <w:i/>
          </w:rPr>
          <w:t>…</w:t>
        </w:r>
      </w:ins>
      <w:r w:rsidR="00050A81" w:rsidRPr="001F4A4C">
        <w:rPr>
          <w:i/>
        </w:rPr>
        <w:tab/>
      </w:r>
      <w:r w:rsidR="00050A81" w:rsidRPr="001F4A4C">
        <w:rPr>
          <w:i/>
        </w:rPr>
        <w:tab/>
      </w:r>
    </w:p>
    <w:p w14:paraId="1267B190" w14:textId="1CF23E8D" w:rsidR="00050A81" w:rsidRDefault="00050A81" w:rsidP="000707BD">
      <w:pPr>
        <w:rPr>
          <w:ins w:id="131" w:author="Evan Feinberg" w:date="2015-03-16T22:30:00Z"/>
        </w:rPr>
      </w:pPr>
      <w:r>
        <w:tab/>
      </w:r>
    </w:p>
    <w:p w14:paraId="3221422C" w14:textId="79BFC781" w:rsidR="008A0B87" w:rsidRPr="008A0B87" w:rsidRDefault="008A0B87" w:rsidP="000707BD">
      <w:pPr>
        <w:rPr>
          <w:ins w:id="132" w:author="Evan Feinberg" w:date="2015-03-16T22:30:00Z"/>
        </w:rPr>
      </w:pPr>
      <w:ins w:id="133" w:author="Evan Feinberg" w:date="2015-03-16T22:30:00Z">
        <w:r>
          <w:rPr>
            <w:b/>
          </w:rPr>
          <w:t>Bonded Parameters</w:t>
        </w:r>
      </w:ins>
    </w:p>
    <w:p w14:paraId="40F45DD0" w14:textId="77777777" w:rsidR="008A0B87" w:rsidRDefault="008A0B87" w:rsidP="000707BD"/>
    <w:p w14:paraId="2E67DD76" w14:textId="7C08FEFB" w:rsidR="008A0B87" w:rsidRDefault="008A0B87" w:rsidP="000707BD">
      <w:pPr>
        <w:rPr>
          <w:ins w:id="134" w:author="Evan Feinberg" w:date="2015-03-16T22:32:00Z"/>
        </w:rPr>
      </w:pPr>
      <w:ins w:id="135" w:author="Evan Feinberg" w:date="2015-03-16T22:30:00Z">
        <w:r>
          <w:t xml:space="preserve">For angles, torsions, and bonds, you should likely use </w:t>
        </w:r>
      </w:ins>
      <w:ins w:id="136" w:author="Evan Feinberg" w:date="2015-03-16T22:31:00Z">
        <w:r>
          <w:t>those</w:t>
        </w:r>
      </w:ins>
      <w:ins w:id="137" w:author="Evan Feinberg" w:date="2015-03-16T22:30:00Z">
        <w:r>
          <w:t xml:space="preserve"> </w:t>
        </w:r>
      </w:ins>
      <w:ins w:id="138" w:author="Evan Feinberg" w:date="2015-03-16T22:31:00Z">
        <w:r>
          <w:t xml:space="preserve">parameters assigned to the fragments, not those that ParamChem initially assigned. However, this is bound to be a painstaking process very easily prone to human error for some very specific, practical reasons. First, CHARMM str/prm files contain bonded parameters in a format predicated on the atom </w:t>
        </w:r>
      </w:ins>
      <w:ins w:id="139" w:author="Evan Feinberg" w:date="2015-03-16T22:32:00Z">
        <w:r>
          <w:rPr>
            <w:b/>
          </w:rPr>
          <w:t>type</w:t>
        </w:r>
        <w:r>
          <w:t xml:space="preserve">, not the atom </w:t>
        </w:r>
        <w:r>
          <w:rPr>
            <w:b/>
          </w:rPr>
          <w:t>name</w:t>
        </w:r>
        <w:r>
          <w:t>. This is compounded by a second problem: the atom types assigned by ParamChem to the individual fragments are frequently not the s</w:t>
        </w:r>
        <w:r w:rsidR="00D63DC4">
          <w:t xml:space="preserve">ame as the atom types assigned to the original whole molecule. </w:t>
        </w:r>
      </w:ins>
    </w:p>
    <w:p w14:paraId="7EABF858" w14:textId="77777777" w:rsidR="008A0B87" w:rsidRDefault="008A0B87" w:rsidP="000707BD">
      <w:pPr>
        <w:rPr>
          <w:ins w:id="140" w:author="Evan Feinberg" w:date="2015-03-16T22:34:00Z"/>
        </w:rPr>
      </w:pPr>
    </w:p>
    <w:p w14:paraId="266345DA" w14:textId="77777777" w:rsidR="008A0B87" w:rsidRDefault="008A0B87" w:rsidP="000707BD">
      <w:pPr>
        <w:rPr>
          <w:ins w:id="141" w:author="Evan Feinberg" w:date="2015-03-16T22:34:00Z"/>
        </w:rPr>
      </w:pPr>
      <w:ins w:id="142" w:author="Evan Feinberg" w:date="2015-03-16T22:34:00Z">
        <w:r>
          <w:t>The solution is simple for atoms not common to different fragments: use the atom types and parameters of the individual fragments.</w:t>
        </w:r>
      </w:ins>
    </w:p>
    <w:p w14:paraId="205DE0D0" w14:textId="77777777" w:rsidR="008A0B87" w:rsidRDefault="008A0B87" w:rsidP="000707BD">
      <w:pPr>
        <w:rPr>
          <w:ins w:id="143" w:author="Evan Feinberg" w:date="2015-03-16T22:34:00Z"/>
        </w:rPr>
      </w:pPr>
    </w:p>
    <w:p w14:paraId="4C864E2C" w14:textId="77777777" w:rsidR="008A0B87" w:rsidRDefault="008A0B87" w:rsidP="000707BD">
      <w:pPr>
        <w:rPr>
          <w:ins w:id="144" w:author="Evan Feinberg" w:date="2015-03-16T22:34:00Z"/>
        </w:rPr>
      </w:pPr>
      <w:ins w:id="145" w:author="Evan Feinberg" w:date="2015-03-16T22:34:00Z">
        <w:r>
          <w:t xml:space="preserve">The solution is not at all obvious for atoms common to different fragments. The same atom in different fragments may be assigned to different atom types based on its adjacent atoms and general covalent electronic environment. </w:t>
        </w:r>
      </w:ins>
    </w:p>
    <w:p w14:paraId="45CBFBA4" w14:textId="77777777" w:rsidR="008A0B87" w:rsidRDefault="008A0B87" w:rsidP="000707BD">
      <w:pPr>
        <w:rPr>
          <w:ins w:id="146" w:author="Evan Feinberg" w:date="2015-03-16T22:35:00Z"/>
        </w:rPr>
      </w:pPr>
    </w:p>
    <w:p w14:paraId="3D818FC1" w14:textId="7CC7410A" w:rsidR="008A0B87" w:rsidRDefault="008A0B87" w:rsidP="000707BD">
      <w:pPr>
        <w:rPr>
          <w:ins w:id="147" w:author="Evan Feinberg" w:date="2015-03-16T22:35:00Z"/>
        </w:rPr>
      </w:pPr>
      <w:ins w:id="148" w:author="Evan Feinberg" w:date="2015-03-16T22:35:00Z">
        <w:r>
          <w:t>Therefore, I present the following methodology, which ultimately will be codified in code since it would be laborious, tedious,</w:t>
        </w:r>
        <w:r w:rsidR="00D077BD">
          <w:t xml:space="preserve"> and error-prone to do by hand.</w:t>
        </w:r>
      </w:ins>
      <w:ins w:id="149" w:author="Evan Feinberg" w:date="2015-03-16T23:32:00Z">
        <w:r w:rsidR="00D077BD">
          <w:t xml:space="preserve"> You will use the original atom types assigned for the molecule as a whole by paramchem.</w:t>
        </w:r>
      </w:ins>
    </w:p>
    <w:p w14:paraId="4D4C42BC" w14:textId="77777777" w:rsidR="00D077BD" w:rsidRDefault="00D077BD" w:rsidP="000707BD">
      <w:pPr>
        <w:rPr>
          <w:ins w:id="150" w:author="Evan Feinberg" w:date="2015-03-16T23:31:00Z"/>
        </w:rPr>
      </w:pPr>
    </w:p>
    <w:p w14:paraId="4CD2E0BD" w14:textId="5CF34C69" w:rsidR="00D077BD" w:rsidRDefault="00D077BD" w:rsidP="000707BD">
      <w:pPr>
        <w:rPr>
          <w:ins w:id="151" w:author="Evan Feinberg" w:date="2015-03-16T22:35:00Z"/>
        </w:rPr>
      </w:pPr>
      <w:ins w:id="152" w:author="Evan Feinberg" w:date="2015-03-16T23:31:00Z">
        <w:r>
          <w:t xml:space="preserve">For each parameter in the individual fragment, see if it’s in the master fragment already. To do this, you will have to do the </w:t>
        </w:r>
      </w:ins>
      <w:ins w:id="153" w:author="Evan Feinberg" w:date="2015-03-16T23:32:00Z">
        <w:r>
          <w:t>following</w:t>
        </w:r>
      </w:ins>
      <w:ins w:id="154" w:author="Evan Feinberg" w:date="2015-03-16T23:31:00Z">
        <w:r>
          <w:t xml:space="preserve"> </w:t>
        </w:r>
      </w:ins>
      <w:ins w:id="155" w:author="Evan Feinberg" w:date="2015-03-16T23:32:00Z">
        <w:r>
          <w:t xml:space="preserve">translation: fragment_atom_type </w:t>
        </w:r>
        <w:r>
          <w:sym w:font="Wingdings" w:char="F0E0"/>
        </w:r>
        <w:r>
          <w:t xml:space="preserve"> fragment_atom_name </w:t>
        </w:r>
        <w:r>
          <w:sym w:font="Wingdings" w:char="F0E0"/>
        </w:r>
        <w:r>
          <w:t xml:space="preserve"> master_atom_type. If </w:t>
        </w:r>
      </w:ins>
    </w:p>
    <w:p w14:paraId="4F6C745D" w14:textId="77777777" w:rsidR="008A0B87" w:rsidRDefault="008A0B87" w:rsidP="000707BD">
      <w:pPr>
        <w:rPr>
          <w:ins w:id="156" w:author="Evan Feinberg" w:date="2015-03-16T22:36:00Z"/>
        </w:rPr>
      </w:pPr>
    </w:p>
    <w:p w14:paraId="67C5E1B1" w14:textId="19E841B0" w:rsidR="008A0B87" w:rsidRDefault="008A0B87" w:rsidP="000707BD">
      <w:pPr>
        <w:rPr>
          <w:ins w:id="157" w:author="Evan Feinberg" w:date="2015-03-16T22:38:00Z"/>
        </w:rPr>
      </w:pPr>
      <w:ins w:id="158" w:author="Evan Feinberg" w:date="2015-03-16T22:38:00Z">
        <w:r>
          <w:t>For each atom listed in the rtf file of the original (non-fragmented) ligand:</w:t>
        </w:r>
      </w:ins>
    </w:p>
    <w:p w14:paraId="43766497" w14:textId="77777777" w:rsidR="008A0B87" w:rsidRDefault="008A0B87" w:rsidP="000707BD">
      <w:pPr>
        <w:rPr>
          <w:ins w:id="159" w:author="Evan Feinberg" w:date="2015-03-16T22:38:00Z"/>
        </w:rPr>
      </w:pPr>
      <w:ins w:id="160" w:author="Evan Feinberg" w:date="2015-03-16T22:38:00Z">
        <w:r>
          <w:tab/>
        </w:r>
      </w:ins>
    </w:p>
    <w:p w14:paraId="13DBF9C3" w14:textId="77777777" w:rsidR="008A0B87" w:rsidRDefault="008A0B87" w:rsidP="000707BD">
      <w:pPr>
        <w:rPr>
          <w:ins w:id="161" w:author="Evan Feinberg" w:date="2015-03-16T22:39:00Z"/>
        </w:rPr>
      </w:pPr>
      <w:ins w:id="162" w:author="Evan Feinberg" w:date="2015-03-16T22:38:00Z">
        <w:r>
          <w:tab/>
          <w:t>Create a dictionary with atom names as keys and atom types as values</w:t>
        </w:r>
      </w:ins>
    </w:p>
    <w:p w14:paraId="795441AC" w14:textId="77777777" w:rsidR="008A0B87" w:rsidRDefault="008A0B87" w:rsidP="000707BD">
      <w:pPr>
        <w:rPr>
          <w:ins w:id="163" w:author="Evan Feinberg" w:date="2015-03-16T22:40:00Z"/>
        </w:rPr>
      </w:pPr>
    </w:p>
    <w:p w14:paraId="511CD458" w14:textId="34B810FC" w:rsidR="008A0B87" w:rsidRDefault="008A0B87" w:rsidP="000707BD">
      <w:pPr>
        <w:rPr>
          <w:ins w:id="164" w:author="Evan Feinberg" w:date="2015-03-16T22:40:00Z"/>
        </w:rPr>
      </w:pPr>
      <w:ins w:id="165" w:author="Evan Feinberg" w:date="2015-03-16T22:40:00Z">
        <w:r>
          <w:t xml:space="preserve">Create a list, called frag_list, which is going to be a list of atom name </w:t>
        </w:r>
        <w:r>
          <w:sym w:font="Wingdings" w:char="F0E0"/>
        </w:r>
        <w:r>
          <w:t xml:space="preserve"> atom type dictionaries for each fragment</w:t>
        </w:r>
      </w:ins>
    </w:p>
    <w:p w14:paraId="60DE7434" w14:textId="77777777" w:rsidR="008A0B87" w:rsidRDefault="008A0B87" w:rsidP="000707BD">
      <w:pPr>
        <w:rPr>
          <w:ins w:id="166" w:author="Evan Feinberg" w:date="2015-03-16T22:39:00Z"/>
        </w:rPr>
      </w:pPr>
    </w:p>
    <w:p w14:paraId="2C0513E1" w14:textId="3907364B" w:rsidR="008A0B87" w:rsidRDefault="008A0B87" w:rsidP="000707BD">
      <w:pPr>
        <w:rPr>
          <w:ins w:id="167" w:author="Evan Feinberg" w:date="2015-03-16T22:40:00Z"/>
        </w:rPr>
      </w:pPr>
      <w:ins w:id="168" w:author="Evan Feinberg" w:date="2015-03-16T22:39:00Z">
        <w:r>
          <w:t>For each fra</w:t>
        </w:r>
      </w:ins>
      <w:ins w:id="169" w:author="Evan Feinberg" w:date="2015-03-16T22:40:00Z">
        <w:r>
          <w:t>gment</w:t>
        </w:r>
      </w:ins>
    </w:p>
    <w:p w14:paraId="14707362" w14:textId="556DD5F0" w:rsidR="008A0B87" w:rsidRDefault="008A0B87" w:rsidP="000707BD">
      <w:pPr>
        <w:rPr>
          <w:ins w:id="170" w:author="Evan Feinberg" w:date="2015-03-16T22:40:00Z"/>
        </w:rPr>
      </w:pPr>
      <w:ins w:id="171" w:author="Evan Feinberg" w:date="2015-03-16T22:40:00Z">
        <w:r>
          <w:tab/>
          <w:t>Create a dictionary with atom names as keys and atom types as values, and add that dictionary to frag_list</w:t>
        </w:r>
      </w:ins>
    </w:p>
    <w:p w14:paraId="4680C762" w14:textId="77777777" w:rsidR="008A0B87" w:rsidRDefault="008A0B87" w:rsidP="000707BD">
      <w:pPr>
        <w:rPr>
          <w:ins w:id="172" w:author="Evan Feinberg" w:date="2015-03-16T22:43:00Z"/>
        </w:rPr>
      </w:pPr>
    </w:p>
    <w:p w14:paraId="3FBD1A51" w14:textId="05763E25" w:rsidR="008A0B87" w:rsidRDefault="008A0B87" w:rsidP="000707BD">
      <w:pPr>
        <w:rPr>
          <w:ins w:id="173" w:author="Evan Feinberg" w:date="2015-03-16T22:40:00Z"/>
        </w:rPr>
      </w:pPr>
      <w:ins w:id="174" w:author="Evan Feinberg" w:date="2015-03-16T22:43:00Z">
        <w:r>
          <w:t>In the main str/prm file for the stitched together ligand:</w:t>
        </w:r>
      </w:ins>
    </w:p>
    <w:p w14:paraId="0A847356" w14:textId="01917D3A" w:rsidR="001417D5" w:rsidRDefault="001417D5" w:rsidP="001F4A4C">
      <w:pPr>
        <w:ind w:firstLine="720"/>
        <w:rPr>
          <w:ins w:id="175" w:author="Evan Feinberg" w:date="2015-03-16T22:52:00Z"/>
        </w:rPr>
      </w:pPr>
      <w:ins w:id="176" w:author="Evan Feinberg" w:date="2015-03-16T22:52:00Z">
        <w:r>
          <w:t xml:space="preserve">Create </w:t>
        </w:r>
      </w:ins>
      <w:ins w:id="177" w:author="Evan Feinberg" w:date="2015-03-16T22:53:00Z">
        <w:r>
          <w:t>dictionary mapping 2-tuples to doubles</w:t>
        </w:r>
      </w:ins>
      <w:ins w:id="178" w:author="Evan Feinberg" w:date="2015-03-16T22:54:00Z">
        <w:r>
          <w:t xml:space="preserve"> called master_bonds</w:t>
        </w:r>
      </w:ins>
      <w:ins w:id="179" w:author="Evan Feinberg" w:date="2015-03-16T22:53:00Z">
        <w:r>
          <w:t xml:space="preserve"> </w:t>
        </w:r>
      </w:ins>
    </w:p>
    <w:p w14:paraId="71B54222" w14:textId="243ABD20" w:rsidR="008A0B87" w:rsidRDefault="008A0B87" w:rsidP="001F4A4C">
      <w:pPr>
        <w:ind w:firstLine="720"/>
        <w:rPr>
          <w:ins w:id="180" w:author="Evan Feinberg" w:date="2015-03-16T22:41:00Z"/>
        </w:rPr>
      </w:pPr>
      <w:ins w:id="181" w:author="Evan Feinberg" w:date="2015-03-16T22:43:00Z">
        <w:r>
          <w:t xml:space="preserve">For each </w:t>
        </w:r>
      </w:ins>
      <w:ins w:id="182" w:author="Evan Feinberg" w:date="2015-03-16T22:41:00Z">
        <w:r>
          <w:t xml:space="preserve">bond: </w:t>
        </w:r>
      </w:ins>
    </w:p>
    <w:p w14:paraId="51B70C69" w14:textId="3D6A6FC6" w:rsidR="008A0B87" w:rsidRDefault="008A0B87" w:rsidP="000707BD">
      <w:pPr>
        <w:rPr>
          <w:ins w:id="183" w:author="Evan Feinberg" w:date="2015-03-16T22:41:00Z"/>
        </w:rPr>
      </w:pPr>
      <w:ins w:id="184" w:author="Evan Feinberg" w:date="2015-03-16T22:41:00Z">
        <w:r>
          <w:tab/>
        </w:r>
      </w:ins>
      <w:ins w:id="185" w:author="Evan Feinberg" w:date="2015-03-16T22:43:00Z">
        <w:r>
          <w:tab/>
        </w:r>
      </w:ins>
      <w:ins w:id="186" w:author="Evan Feinberg" w:date="2015-03-16T22:54:00Z">
        <w:r w:rsidR="001417D5">
          <w:t>master_bonds[(atomtype_1,atomtype_2)] = bond</w:t>
        </w:r>
      </w:ins>
    </w:p>
    <w:p w14:paraId="7325088B" w14:textId="68CD38FE" w:rsidR="008A0B87" w:rsidRDefault="001417D5" w:rsidP="000707BD">
      <w:pPr>
        <w:rPr>
          <w:ins w:id="187" w:author="Evan Feinberg" w:date="2015-03-16T22:54:00Z"/>
        </w:rPr>
      </w:pPr>
      <w:ins w:id="188" w:author="Evan Feinberg" w:date="2015-03-16T22:41:00Z">
        <w:r>
          <w:tab/>
        </w:r>
      </w:ins>
    </w:p>
    <w:p w14:paraId="7826434A" w14:textId="7FB2862B" w:rsidR="001417D5" w:rsidRDefault="001417D5" w:rsidP="001417D5">
      <w:pPr>
        <w:ind w:firstLine="720"/>
        <w:rPr>
          <w:ins w:id="189" w:author="Evan Feinberg" w:date="2015-03-16T22:54:00Z"/>
        </w:rPr>
      </w:pPr>
      <w:ins w:id="190" w:author="Evan Feinberg" w:date="2015-03-16T22:54:00Z">
        <w:r>
          <w:t xml:space="preserve">Create </w:t>
        </w:r>
        <w:r w:rsidR="00A57C24">
          <w:t>dictionary mapping 3</w:t>
        </w:r>
        <w:r>
          <w:t xml:space="preserve">-tuples to 2-tuples called master_angles </w:t>
        </w:r>
      </w:ins>
    </w:p>
    <w:p w14:paraId="446D223B" w14:textId="60E47695" w:rsidR="001417D5" w:rsidRDefault="001417D5" w:rsidP="001417D5">
      <w:pPr>
        <w:ind w:firstLine="720"/>
        <w:rPr>
          <w:ins w:id="191" w:author="Evan Feinberg" w:date="2015-03-16T22:55:00Z"/>
        </w:rPr>
      </w:pPr>
      <w:ins w:id="192" w:author="Evan Feinberg" w:date="2015-03-16T22:55:00Z">
        <w:r>
          <w:t xml:space="preserve">For each angle: </w:t>
        </w:r>
      </w:ins>
    </w:p>
    <w:p w14:paraId="29C70654" w14:textId="09EA9E30" w:rsidR="001417D5" w:rsidRDefault="001417D5" w:rsidP="001417D5">
      <w:pPr>
        <w:rPr>
          <w:ins w:id="193" w:author="Evan Feinberg" w:date="2015-03-16T22:55:00Z"/>
        </w:rPr>
      </w:pPr>
      <w:ins w:id="194" w:author="Evan Feinberg" w:date="2015-03-16T22:55:00Z">
        <w:r>
          <w:tab/>
        </w:r>
        <w:r>
          <w:tab/>
          <w:t>master_bonds</w:t>
        </w:r>
        <w:r w:rsidR="00A57C24">
          <w:t>[(atomtype_1,atomtype_2)] = (angle_1, angle_2)</w:t>
        </w:r>
      </w:ins>
    </w:p>
    <w:p w14:paraId="50633B66" w14:textId="77777777" w:rsidR="00A57C24" w:rsidRDefault="00A57C24" w:rsidP="001417D5">
      <w:pPr>
        <w:rPr>
          <w:ins w:id="195" w:author="Evan Feinberg" w:date="2015-03-16T22:59:00Z"/>
        </w:rPr>
      </w:pPr>
    </w:p>
    <w:p w14:paraId="08C33AA8" w14:textId="44AE00BE" w:rsidR="00A57C24" w:rsidRDefault="00A57C24" w:rsidP="001417D5">
      <w:pPr>
        <w:rPr>
          <w:ins w:id="196" w:author="Evan Feinberg" w:date="2015-03-16T22:55:00Z"/>
        </w:rPr>
      </w:pPr>
      <w:ins w:id="197" w:author="Evan Feinberg" w:date="2015-03-16T22:59:00Z">
        <w:r>
          <w:tab/>
          <w:t>Create dictionary mapping 4-tuples to 3-tuples called master_dihedrals</w:t>
        </w:r>
      </w:ins>
    </w:p>
    <w:p w14:paraId="681B3DFF" w14:textId="5B897117" w:rsidR="001417D5" w:rsidRDefault="00A57C24" w:rsidP="000707BD">
      <w:pPr>
        <w:rPr>
          <w:ins w:id="198" w:author="Evan Feinberg" w:date="2015-03-16T22:59:00Z"/>
        </w:rPr>
      </w:pPr>
      <w:ins w:id="199" w:author="Evan Feinberg" w:date="2015-03-16T22:59:00Z">
        <w:r>
          <w:tab/>
          <w:t>For each dihedral:</w:t>
        </w:r>
      </w:ins>
    </w:p>
    <w:p w14:paraId="7ED20EA9" w14:textId="72B01920" w:rsidR="00A57C24" w:rsidRDefault="00A57C24" w:rsidP="000707BD">
      <w:pPr>
        <w:rPr>
          <w:ins w:id="200" w:author="Evan Feinberg" w:date="2015-03-16T23:00:00Z"/>
        </w:rPr>
      </w:pPr>
      <w:ins w:id="201" w:author="Evan Feinberg" w:date="2015-03-16T23:00:00Z">
        <w:r>
          <w:tab/>
        </w:r>
        <w:r>
          <w:tab/>
          <w:t>Master_dihedral[(at_1,at_2,at_3,at_4)] = (term1, term2, term3)</w:t>
        </w:r>
      </w:ins>
    </w:p>
    <w:p w14:paraId="16C084B7" w14:textId="77777777" w:rsidR="00A57C24" w:rsidRDefault="00A57C24" w:rsidP="000707BD">
      <w:pPr>
        <w:rPr>
          <w:ins w:id="202" w:author="Evan Feinberg" w:date="2015-03-16T23:00:00Z"/>
        </w:rPr>
      </w:pPr>
    </w:p>
    <w:p w14:paraId="68C0C6C0" w14:textId="6CD45438" w:rsidR="00A57C24" w:rsidRDefault="00C041F0" w:rsidP="000707BD">
      <w:pPr>
        <w:rPr>
          <w:ins w:id="203" w:author="Evan Feinberg" w:date="2015-03-16T23:10:00Z"/>
        </w:rPr>
      </w:pPr>
      <w:ins w:id="204" w:author="Evan Feinberg" w:date="2015-03-16T23:10:00Z">
        <w:r>
          <w:t xml:space="preserve">Repeat the same as above for each of the fragments, placing each individual fragment dictionary for each parameter type into a list. </w:t>
        </w:r>
      </w:ins>
    </w:p>
    <w:p w14:paraId="0F528C12" w14:textId="77777777" w:rsidR="00C041F0" w:rsidRDefault="00C041F0" w:rsidP="000707BD">
      <w:pPr>
        <w:rPr>
          <w:ins w:id="205" w:author="Evan Feinberg" w:date="2015-03-16T23:14:00Z"/>
        </w:rPr>
      </w:pPr>
    </w:p>
    <w:p w14:paraId="5AC9FD6B" w14:textId="69AF957E" w:rsidR="00C041F0" w:rsidRDefault="00C041F0" w:rsidP="000707BD">
      <w:pPr>
        <w:rPr>
          <w:ins w:id="206" w:author="Evan Feinberg" w:date="2015-03-16T23:14:00Z"/>
        </w:rPr>
      </w:pPr>
      <w:ins w:id="207" w:author="Evan Feinberg" w:date="2015-03-16T23:14:00Z">
        <w:r>
          <w:t>Translate all dictionaries from atom types to atom names:</w:t>
        </w:r>
      </w:ins>
    </w:p>
    <w:p w14:paraId="120BCC76" w14:textId="77777777" w:rsidR="00C041F0" w:rsidRDefault="00C041F0" w:rsidP="000707BD">
      <w:pPr>
        <w:rPr>
          <w:ins w:id="208" w:author="Evan Feinberg" w:date="2015-03-16T23:14:00Z"/>
        </w:rPr>
      </w:pPr>
    </w:p>
    <w:p w14:paraId="1006FFAF" w14:textId="48C7DB75" w:rsidR="00C041F0" w:rsidRDefault="00C041F0" w:rsidP="000707BD">
      <w:pPr>
        <w:rPr>
          <w:ins w:id="209" w:author="Evan Feinberg" w:date="2015-03-16T23:15:00Z"/>
        </w:rPr>
      </w:pPr>
      <w:ins w:id="210" w:author="Evan Feinberg" w:date="2015-03-16T23:14:00Z">
        <w:r>
          <w:t>Translate(</w:t>
        </w:r>
      </w:ins>
      <w:ins w:id="211" w:author="Evan Feinberg" w:date="2015-03-16T23:15:00Z">
        <w:r>
          <w:t xml:space="preserve">input, original dictionary, </w:t>
        </w:r>
      </w:ins>
      <w:ins w:id="212" w:author="Evan Feinberg" w:date="2015-03-16T23:17:00Z">
        <w:r w:rsidR="008A072A">
          <w:t>input that fragment’s name</w:t>
        </w:r>
        <w:r w:rsidR="008A072A">
          <w:sym w:font="Wingdings" w:char="F0E0"/>
        </w:r>
        <w:r w:rsidR="008A072A">
          <w:t xml:space="preserve">type dictionary, </w:t>
        </w:r>
      </w:ins>
      <w:ins w:id="213" w:author="Evan Feinberg" w:date="2015-03-16T23:15:00Z">
        <w:r>
          <w:t>input master dictionary)</w:t>
        </w:r>
      </w:ins>
    </w:p>
    <w:p w14:paraId="5E2CCCB8" w14:textId="391BD996" w:rsidR="008A072A" w:rsidRDefault="008A072A" w:rsidP="000707BD">
      <w:pPr>
        <w:rPr>
          <w:ins w:id="214" w:author="Evan Feinberg" w:date="2015-03-16T23:22:00Z"/>
        </w:rPr>
      </w:pPr>
      <w:ins w:id="215" w:author="Evan Feinberg" w:date="2015-03-16T23:22:00Z">
        <w:r>
          <w:tab/>
          <w:t>Create new dictionary to return (shallow copy the input)</w:t>
        </w:r>
      </w:ins>
    </w:p>
    <w:p w14:paraId="30DE2E6F" w14:textId="20033208" w:rsidR="00C041F0" w:rsidRDefault="00C041F0" w:rsidP="000707BD">
      <w:pPr>
        <w:rPr>
          <w:ins w:id="216" w:author="Evan Feinberg" w:date="2015-03-16T23:16:00Z"/>
        </w:rPr>
      </w:pPr>
      <w:ins w:id="217" w:author="Evan Feinberg" w:date="2015-03-16T23:15:00Z">
        <w:r>
          <w:tab/>
          <w:t xml:space="preserve">For </w:t>
        </w:r>
      </w:ins>
      <w:ins w:id="218" w:author="Evan Feinberg" w:date="2015-03-16T23:16:00Z">
        <w:r>
          <w:t xml:space="preserve">each key in dictionary: </w:t>
        </w:r>
      </w:ins>
    </w:p>
    <w:p w14:paraId="02DAD3FD" w14:textId="0F1B6534" w:rsidR="00C041F0" w:rsidRDefault="00C041F0" w:rsidP="000707BD">
      <w:pPr>
        <w:rPr>
          <w:ins w:id="219" w:author="Evan Feinberg" w:date="2015-03-16T23:18:00Z"/>
        </w:rPr>
      </w:pPr>
      <w:ins w:id="220" w:author="Evan Feinberg" w:date="2015-03-16T23:16:00Z">
        <w:r>
          <w:tab/>
        </w:r>
        <w:r>
          <w:tab/>
          <w:t>For each atom type in key</w:t>
        </w:r>
      </w:ins>
      <w:ins w:id="221" w:author="Evan Feinberg" w:date="2015-03-16T23:18:00Z">
        <w:r w:rsidR="008A072A">
          <w:t>:</w:t>
        </w:r>
      </w:ins>
    </w:p>
    <w:p w14:paraId="363AF6D0" w14:textId="4FCBF668" w:rsidR="008A072A" w:rsidRDefault="008A072A" w:rsidP="000707BD">
      <w:pPr>
        <w:rPr>
          <w:ins w:id="222" w:author="Evan Feinberg" w:date="2015-03-16T23:21:00Z"/>
        </w:rPr>
      </w:pPr>
      <w:ins w:id="223" w:author="Evan Feinberg" w:date="2015-03-16T23:18:00Z">
        <w:r>
          <w:tab/>
        </w:r>
        <w:r>
          <w:tab/>
        </w:r>
        <w:r>
          <w:tab/>
          <w:t>Look up atom name</w:t>
        </w:r>
      </w:ins>
      <w:ins w:id="224" w:author="Evan Feinberg" w:date="2015-03-16T23:21:00Z">
        <w:r>
          <w:t xml:space="preserve"> in that fragment’s dict</w:t>
        </w:r>
      </w:ins>
    </w:p>
    <w:p w14:paraId="774EE51D" w14:textId="74DD059A" w:rsidR="008A072A" w:rsidRDefault="008A072A" w:rsidP="000707BD">
      <w:pPr>
        <w:rPr>
          <w:ins w:id="225" w:author="Evan Feinberg" w:date="2015-03-16T23:21:00Z"/>
        </w:rPr>
      </w:pPr>
      <w:ins w:id="226" w:author="Evan Feinberg" w:date="2015-03-16T23:21:00Z">
        <w:r>
          <w:tab/>
        </w:r>
        <w:r>
          <w:tab/>
        </w:r>
        <w:r>
          <w:tab/>
          <w:t>Translate that name in the master dictionary to a type</w:t>
        </w:r>
      </w:ins>
    </w:p>
    <w:p w14:paraId="5EB8DC01" w14:textId="390BAFC9" w:rsidR="008A072A" w:rsidRDefault="008A072A" w:rsidP="000707BD">
      <w:pPr>
        <w:rPr>
          <w:ins w:id="227" w:author="Evan Feinberg" w:date="2015-03-16T23:22:00Z"/>
        </w:rPr>
      </w:pPr>
      <w:ins w:id="228" w:author="Evan Feinberg" w:date="2015-03-16T23:22:00Z">
        <w:r>
          <w:tab/>
        </w:r>
        <w:r>
          <w:tab/>
          <w:t>Pop to change the key in the new dictionary</w:t>
        </w:r>
      </w:ins>
    </w:p>
    <w:p w14:paraId="455A6CC6" w14:textId="5715DBCA" w:rsidR="008A072A" w:rsidRDefault="008A072A" w:rsidP="000707BD">
      <w:pPr>
        <w:rPr>
          <w:ins w:id="229" w:author="Evan Feinberg" w:date="2015-03-16T23:24:00Z"/>
        </w:rPr>
      </w:pPr>
      <w:ins w:id="230" w:author="Evan Feinberg" w:date="2015-03-16T23:24:00Z">
        <w:r>
          <w:tab/>
          <w:t xml:space="preserve">Return the dictionary </w:t>
        </w:r>
      </w:ins>
    </w:p>
    <w:p w14:paraId="10639348" w14:textId="77777777" w:rsidR="008A072A" w:rsidRDefault="008A072A" w:rsidP="000707BD">
      <w:pPr>
        <w:rPr>
          <w:ins w:id="231" w:author="Evan Feinberg" w:date="2015-03-16T23:24:00Z"/>
        </w:rPr>
      </w:pPr>
    </w:p>
    <w:p w14:paraId="7C9DBBC8" w14:textId="45480958" w:rsidR="008A072A" w:rsidRDefault="008A072A" w:rsidP="000707BD">
      <w:pPr>
        <w:rPr>
          <w:ins w:id="232" w:author="Evan Feinberg" w:date="2015-03-16T23:26:00Z"/>
        </w:rPr>
      </w:pPr>
      <w:ins w:id="233" w:author="Evan Feinberg" w:date="2015-03-16T23:26:00Z">
        <w:r>
          <w:t>For each parameter type:</w:t>
        </w:r>
      </w:ins>
    </w:p>
    <w:p w14:paraId="3D717952" w14:textId="1AA15E97" w:rsidR="008A072A" w:rsidRDefault="008A072A" w:rsidP="000707BD">
      <w:pPr>
        <w:rPr>
          <w:ins w:id="234" w:author="Evan Feinberg" w:date="2015-03-16T23:26:00Z"/>
        </w:rPr>
      </w:pPr>
      <w:ins w:id="235" w:author="Evan Feinberg" w:date="2015-03-16T23:26:00Z">
        <w:r>
          <w:tab/>
          <w:t>For each dictionary:</w:t>
        </w:r>
      </w:ins>
    </w:p>
    <w:p w14:paraId="779B448A" w14:textId="669071BC" w:rsidR="008A072A" w:rsidRDefault="008A072A" w:rsidP="000707BD">
      <w:pPr>
        <w:rPr>
          <w:ins w:id="236" w:author="Evan Feinberg" w:date="2015-03-16T23:26:00Z"/>
        </w:rPr>
      </w:pPr>
      <w:ins w:id="237" w:author="Evan Feinberg" w:date="2015-03-16T23:26:00Z">
        <w:r>
          <w:tab/>
        </w:r>
        <w:r>
          <w:tab/>
          <w:t>For each key:</w:t>
        </w:r>
      </w:ins>
    </w:p>
    <w:p w14:paraId="3BB69575" w14:textId="198AC276" w:rsidR="008A072A" w:rsidRDefault="008A072A" w:rsidP="000707BD">
      <w:pPr>
        <w:rPr>
          <w:ins w:id="238" w:author="Evan Feinberg" w:date="2015-03-16T23:26:00Z"/>
        </w:rPr>
      </w:pPr>
      <w:ins w:id="239" w:author="Evan Feinberg" w:date="2015-03-16T23:26:00Z">
        <w:r>
          <w:tab/>
        </w:r>
        <w:r>
          <w:tab/>
        </w:r>
        <w:r>
          <w:tab/>
          <w:t xml:space="preserve">Check if that key is in </w:t>
        </w:r>
        <w:r w:rsidR="00481816">
          <w:t>the master dictionary</w:t>
        </w:r>
      </w:ins>
    </w:p>
    <w:p w14:paraId="42823DD4" w14:textId="05619E5D" w:rsidR="00481816" w:rsidRDefault="00481816" w:rsidP="000707BD">
      <w:pPr>
        <w:rPr>
          <w:ins w:id="240" w:author="Evan Feinberg" w:date="2015-03-16T23:27:00Z"/>
        </w:rPr>
      </w:pPr>
      <w:ins w:id="241" w:author="Evan Feinberg" w:date="2015-03-16T23:26:00Z">
        <w:r>
          <w:tab/>
        </w:r>
        <w:r>
          <w:tab/>
        </w:r>
        <w:r>
          <w:tab/>
        </w:r>
        <w:r>
          <w:tab/>
          <w:t xml:space="preserve">If so, </w:t>
        </w:r>
        <w:r w:rsidR="00B070F8">
          <w:t xml:space="preserve">change its </w:t>
        </w:r>
      </w:ins>
      <w:ins w:id="242" w:author="Evan Feinberg" w:date="2015-03-16T23:27:00Z">
        <w:r w:rsidR="00B070F8">
          <w:t>value to the new value</w:t>
        </w:r>
      </w:ins>
    </w:p>
    <w:p w14:paraId="30B75C6D" w14:textId="6EAA311B" w:rsidR="00B070F8" w:rsidRDefault="00B070F8" w:rsidP="000707BD">
      <w:pPr>
        <w:rPr>
          <w:ins w:id="243" w:author="Evan Feinberg" w:date="2015-03-16T23:28:00Z"/>
        </w:rPr>
      </w:pPr>
      <w:ins w:id="244" w:author="Evan Feinberg" w:date="2015-03-16T23:27:00Z">
        <w:r>
          <w:tab/>
        </w:r>
        <w:r>
          <w:tab/>
        </w:r>
        <w:r>
          <w:tab/>
        </w:r>
        <w:r>
          <w:tab/>
          <w:t xml:space="preserve">If not, add a new key </w:t>
        </w:r>
        <w:r>
          <w:sym w:font="Wingdings" w:char="F0E0"/>
        </w:r>
        <w:r>
          <w:t xml:space="preserve"> value</w:t>
        </w:r>
      </w:ins>
    </w:p>
    <w:p w14:paraId="122ACDDA" w14:textId="77777777" w:rsidR="00B070F8" w:rsidRDefault="00B070F8" w:rsidP="000707BD">
      <w:pPr>
        <w:rPr>
          <w:ins w:id="245" w:author="Evan Feinberg" w:date="2015-03-16T23:28:00Z"/>
        </w:rPr>
      </w:pPr>
    </w:p>
    <w:p w14:paraId="0F27CD2F" w14:textId="1D28F63B" w:rsidR="00B070F8" w:rsidRDefault="00B070F8" w:rsidP="000707BD">
      <w:pPr>
        <w:rPr>
          <w:ins w:id="246" w:author="Evan Feinberg" w:date="2015-03-16T23:28:00Z"/>
        </w:rPr>
      </w:pPr>
      <w:ins w:id="247" w:author="Evan Feinberg" w:date="2015-03-16T23:28:00Z">
        <w:r>
          <w:t>Function writeOutput:</w:t>
        </w:r>
      </w:ins>
    </w:p>
    <w:p w14:paraId="04F74544" w14:textId="52F5C26B" w:rsidR="00B070F8" w:rsidRDefault="00B070F8" w:rsidP="000707BD">
      <w:pPr>
        <w:rPr>
          <w:ins w:id="248" w:author="Evan Feinberg" w:date="2015-03-16T23:14:00Z"/>
        </w:rPr>
      </w:pPr>
      <w:ins w:id="249" w:author="Evan Feinberg" w:date="2015-03-16T23:28:00Z">
        <w:r>
          <w:tab/>
          <w:t>Write a new rtf/prm file</w:t>
        </w:r>
      </w:ins>
    </w:p>
    <w:p w14:paraId="4F0A82E8" w14:textId="77777777" w:rsidR="00C041F0" w:rsidRDefault="00C041F0" w:rsidP="000707BD">
      <w:pPr>
        <w:rPr>
          <w:ins w:id="250" w:author="Evan Feinberg" w:date="2015-03-16T23:14:00Z"/>
        </w:rPr>
      </w:pPr>
    </w:p>
    <w:p w14:paraId="614CCFBA" w14:textId="77777777" w:rsidR="00C041F0" w:rsidRDefault="00C041F0" w:rsidP="000707BD">
      <w:pPr>
        <w:rPr>
          <w:ins w:id="251" w:author="Evan Feinberg" w:date="2015-03-16T23:10:00Z"/>
        </w:rPr>
      </w:pPr>
    </w:p>
    <w:p w14:paraId="1D6DD52E" w14:textId="56D96CA4" w:rsidR="00C041F0" w:rsidRDefault="00C041F0" w:rsidP="000707BD">
      <w:pPr>
        <w:rPr>
          <w:ins w:id="252" w:author="Evan Feinberg" w:date="2015-03-16T23:11:00Z"/>
        </w:rPr>
      </w:pPr>
      <w:ins w:id="253" w:author="Evan Feinberg" w:date="2015-03-16T23:10:00Z">
        <w:r>
          <w:t xml:space="preserve">Function </w:t>
        </w:r>
      </w:ins>
      <w:ins w:id="254" w:author="Evan Feinberg" w:date="2015-03-16T23:11:00Z">
        <w:r>
          <w:t xml:space="preserve">translateType(input: atom type of fragment atom): </w:t>
        </w:r>
      </w:ins>
    </w:p>
    <w:p w14:paraId="6AD3B526" w14:textId="6E29A777" w:rsidR="00C041F0" w:rsidRDefault="00C041F0" w:rsidP="000707BD">
      <w:pPr>
        <w:rPr>
          <w:ins w:id="255" w:author="Evan Feinberg" w:date="2015-03-16T22:58:00Z"/>
        </w:rPr>
      </w:pPr>
      <w:ins w:id="256" w:author="Evan Feinberg" w:date="2015-03-16T23:11:00Z">
        <w:r>
          <w:tab/>
        </w:r>
      </w:ins>
    </w:p>
    <w:p w14:paraId="3DFD4BAB" w14:textId="77777777" w:rsidR="00A57C24" w:rsidRDefault="00A57C24" w:rsidP="000707BD">
      <w:pPr>
        <w:rPr>
          <w:ins w:id="257" w:author="Evan Feinberg" w:date="2015-03-16T22:41:00Z"/>
        </w:rPr>
      </w:pPr>
    </w:p>
    <w:p w14:paraId="374EE5A8" w14:textId="241055BF" w:rsidR="001417D5" w:rsidRDefault="001417D5" w:rsidP="000707BD">
      <w:pPr>
        <w:rPr>
          <w:ins w:id="258" w:author="Evan Feinberg" w:date="2015-03-16T22:41:00Z"/>
        </w:rPr>
      </w:pPr>
      <w:ins w:id="259" w:author="Evan Feinberg" w:date="2015-03-16T22:54:00Z">
        <w:r>
          <w:tab/>
        </w:r>
      </w:ins>
    </w:p>
    <w:p w14:paraId="72ABE933" w14:textId="4BC8EAA6" w:rsidR="008A0B87" w:rsidRDefault="008A0B87" w:rsidP="000707BD">
      <w:pPr>
        <w:rPr>
          <w:ins w:id="260" w:author="Evan Feinberg" w:date="2015-03-16T22:41:00Z"/>
        </w:rPr>
      </w:pPr>
      <w:ins w:id="261" w:author="Evan Feinberg" w:date="2015-03-16T22:41:00Z">
        <w:r>
          <w:t>For each angle:</w:t>
        </w:r>
      </w:ins>
    </w:p>
    <w:p w14:paraId="481E41A3" w14:textId="77777777" w:rsidR="008A0B87" w:rsidRDefault="008A0B87" w:rsidP="000707BD">
      <w:pPr>
        <w:rPr>
          <w:ins w:id="262" w:author="Evan Feinberg" w:date="2015-03-16T22:41:00Z"/>
        </w:rPr>
      </w:pPr>
    </w:p>
    <w:p w14:paraId="75DEB360" w14:textId="7B94583E" w:rsidR="008A0B87" w:rsidRDefault="008A0B87" w:rsidP="000707BD">
      <w:pPr>
        <w:rPr>
          <w:ins w:id="263" w:author="Evan Feinberg" w:date="2015-03-16T22:39:00Z"/>
        </w:rPr>
      </w:pPr>
      <w:ins w:id="264" w:author="Evan Feinberg" w:date="2015-03-16T22:41:00Z">
        <w:r>
          <w:t xml:space="preserve">For each dihedral: </w:t>
        </w:r>
      </w:ins>
    </w:p>
    <w:p w14:paraId="1456566E" w14:textId="1B8DA09F" w:rsidR="00050A81" w:rsidRPr="00050A81" w:rsidRDefault="008A0B87" w:rsidP="000707BD">
      <w:ins w:id="265" w:author="Evan Feinberg" w:date="2015-03-16T22:39:00Z">
        <w:r>
          <w:tab/>
        </w:r>
      </w:ins>
    </w:p>
    <w:p w14:paraId="7A0F4B13" w14:textId="77777777" w:rsidR="00AB6C5A" w:rsidRDefault="00AB6C5A" w:rsidP="000707BD">
      <w:pPr>
        <w:rPr>
          <w:ins w:id="266" w:author="Evan Feinberg" w:date="2015-03-16T23:38:00Z"/>
        </w:rPr>
      </w:pPr>
    </w:p>
    <w:p w14:paraId="7EBFEE26" w14:textId="24201B7F" w:rsidR="00172A6E" w:rsidRDefault="00172A6E" w:rsidP="000707BD">
      <w:pPr>
        <w:rPr>
          <w:ins w:id="267" w:author="Evan Feinberg" w:date="2015-03-16T23:38:00Z"/>
        </w:rPr>
      </w:pPr>
      <w:ins w:id="268" w:author="Evan Feinberg" w:date="2015-03-16T23:38:00Z">
        <w:r>
          <w:rPr>
            <w:b/>
          </w:rPr>
          <w:t>Dihedral Fitting in Paramfit</w:t>
        </w:r>
      </w:ins>
    </w:p>
    <w:p w14:paraId="7ECB9BFE" w14:textId="77777777" w:rsidR="00172A6E" w:rsidRDefault="00172A6E" w:rsidP="000707BD">
      <w:pPr>
        <w:rPr>
          <w:ins w:id="269" w:author="Evan Feinberg" w:date="2015-03-16T23:38:00Z"/>
        </w:rPr>
      </w:pPr>
    </w:p>
    <w:p w14:paraId="642C5CB4" w14:textId="6D3EBAD8" w:rsidR="00172A6E" w:rsidRDefault="00172A6E" w:rsidP="000707BD">
      <w:pPr>
        <w:rPr>
          <w:ins w:id="270" w:author="Evan Feinberg" w:date="2015-03-16T23:39:00Z"/>
        </w:rPr>
      </w:pPr>
      <w:ins w:id="271" w:author="Evan Feinberg" w:date="2015-03-16T23:38:00Z">
        <w:r>
          <w:t>Paramfit is a</w:t>
        </w:r>
      </w:ins>
      <w:ins w:id="272" w:author="Evan Feinberg" w:date="2015-03-16T23:39:00Z">
        <w:r>
          <w:t>n excellent</w:t>
        </w:r>
      </w:ins>
      <w:ins w:id="273" w:author="Evan Feinberg" w:date="2015-03-16T23:38:00Z">
        <w:r>
          <w:t xml:space="preserve"> system created by Robin Betz to create accurate bonded parameters for small organic molecules. A tutorial for it is </w:t>
        </w:r>
      </w:ins>
      <w:ins w:id="274" w:author="Evan Feinberg" w:date="2015-03-16T23:39:00Z">
        <w:r>
          <w:t>available</w:t>
        </w:r>
      </w:ins>
      <w:ins w:id="275" w:author="Evan Feinberg" w:date="2015-03-16T23:38:00Z">
        <w:r>
          <w:t xml:space="preserve"> </w:t>
        </w:r>
      </w:ins>
      <w:ins w:id="276" w:author="Evan Feinberg" w:date="2015-03-16T23:39:00Z">
        <w:r>
          <w:t>at:</w:t>
        </w:r>
      </w:ins>
    </w:p>
    <w:p w14:paraId="2A3C7AC6" w14:textId="77777777" w:rsidR="00172A6E" w:rsidRDefault="00172A6E" w:rsidP="000707BD">
      <w:pPr>
        <w:rPr>
          <w:ins w:id="277" w:author="Evan Feinberg" w:date="2015-03-16T23:39:00Z"/>
        </w:rPr>
      </w:pPr>
    </w:p>
    <w:p w14:paraId="6E0DFD18" w14:textId="40AA5137" w:rsidR="00172A6E" w:rsidRDefault="00172A6E" w:rsidP="000707BD">
      <w:pPr>
        <w:rPr>
          <w:ins w:id="278" w:author="Evan Feinberg" w:date="2015-03-16T23:39:00Z"/>
        </w:rPr>
      </w:pPr>
      <w:ins w:id="279" w:author="Evan Feinberg" w:date="2015-03-16T23:39:00Z">
        <w:r w:rsidRPr="00172A6E">
          <w:t>http://ambermd.org/tutorials/advanced/tutorial23/</w:t>
        </w:r>
      </w:ins>
    </w:p>
    <w:p w14:paraId="60FA80B2" w14:textId="77777777" w:rsidR="00172A6E" w:rsidRDefault="00172A6E" w:rsidP="000707BD">
      <w:pPr>
        <w:rPr>
          <w:ins w:id="280" w:author="Evan Feinberg" w:date="2015-03-16T23:39:00Z"/>
        </w:rPr>
      </w:pPr>
    </w:p>
    <w:p w14:paraId="061FC227" w14:textId="3188761E" w:rsidR="00172A6E" w:rsidRDefault="00172A6E" w:rsidP="000707BD">
      <w:pPr>
        <w:rPr>
          <w:ins w:id="281" w:author="Evan Feinberg" w:date="2015-03-16T23:40:00Z"/>
        </w:rPr>
      </w:pPr>
      <w:ins w:id="282" w:author="Evan Feinberg" w:date="2015-03-16T23:39:00Z">
        <w:r>
          <w:t xml:space="preserve">However, there are several added complications stemming from </w:t>
        </w:r>
      </w:ins>
      <w:ins w:id="283" w:author="Evan Feinberg" w:date="2015-03-16T23:40:00Z">
        <w:r>
          <w:t>the</w:t>
        </w:r>
      </w:ins>
      <w:ins w:id="284" w:author="Evan Feinberg" w:date="2015-03-16T23:39:00Z">
        <w:r>
          <w:t xml:space="preserve"> </w:t>
        </w:r>
      </w:ins>
      <w:ins w:id="285" w:author="Evan Feinberg" w:date="2015-03-16T23:40:00Z">
        <w:r>
          <w:t>fact that you will be using the CHARMM force field instead of AMBER, for which Paramfit was originally designed. This section of the tutorial will guide you through this process for your CHARMM-parameterized molecule.</w:t>
        </w:r>
      </w:ins>
      <w:ins w:id="286" w:author="Evan Feinberg" w:date="2015-03-16T23:45:00Z">
        <w:r w:rsidR="00553512">
          <w:t xml:space="preserve"> In particular, you will </w:t>
        </w:r>
      </w:ins>
      <w:ins w:id="287" w:author="Evan Feinberg" w:date="2015-03-16T23:48:00Z">
        <w:r w:rsidR="004A1C3B">
          <w:t xml:space="preserve">fit the dihedral parameters of your choice for your molecule. </w:t>
        </w:r>
      </w:ins>
    </w:p>
    <w:p w14:paraId="3156F4FC" w14:textId="77777777" w:rsidR="00172A6E" w:rsidRDefault="00172A6E" w:rsidP="000707BD">
      <w:pPr>
        <w:rPr>
          <w:ins w:id="288" w:author="Evan Feinberg" w:date="2015-03-16T23:41:00Z"/>
        </w:rPr>
      </w:pPr>
    </w:p>
    <w:p w14:paraId="700133F9" w14:textId="50B7F040" w:rsidR="00172A6E" w:rsidRDefault="00172A6E" w:rsidP="001F4A4C">
      <w:pPr>
        <w:pStyle w:val="ListParagraph"/>
        <w:numPr>
          <w:ilvl w:val="0"/>
          <w:numId w:val="3"/>
        </w:numPr>
        <w:rPr>
          <w:ins w:id="289" w:author="Evan Feinberg" w:date="2015-03-16T23:41:00Z"/>
        </w:rPr>
      </w:pPr>
      <w:ins w:id="290" w:author="Evan Feinberg" w:date="2015-03-16T23:41:00Z">
        <w:r>
          <w:t xml:space="preserve">Generate conformations representing different torsional states of your molecule. </w:t>
        </w:r>
      </w:ins>
    </w:p>
    <w:p w14:paraId="2E8104B6" w14:textId="77777777" w:rsidR="00553512" w:rsidRDefault="00553512" w:rsidP="00172A6E">
      <w:pPr>
        <w:rPr>
          <w:ins w:id="291" w:author="Evan Feinberg" w:date="2015-03-16T23:42:00Z"/>
        </w:rPr>
      </w:pPr>
    </w:p>
    <w:p w14:paraId="02FF9F00" w14:textId="77777777" w:rsidR="00553512" w:rsidRDefault="00172A6E" w:rsidP="00172A6E">
      <w:pPr>
        <w:rPr>
          <w:ins w:id="292" w:author="Evan Feinberg" w:date="2015-03-16T23:43:00Z"/>
        </w:rPr>
      </w:pPr>
      <w:ins w:id="293" w:author="Evan Feinberg" w:date="2015-03-16T23:42:00Z">
        <w:r>
          <w:t xml:space="preserve">Import a mol2 file of your ligand into Maestro (properly setting up your molecule is  covered earlier in the tutorial). </w:t>
        </w:r>
      </w:ins>
      <w:ins w:id="294" w:author="Evan Feinberg" w:date="2015-03-16T23:39:00Z">
        <w:r>
          <w:t xml:space="preserve"> </w:t>
        </w:r>
      </w:ins>
      <w:ins w:id="295" w:author="Evan Feinberg" w:date="2015-03-16T23:42:00Z">
        <w:r w:rsidR="00553512">
          <w:t xml:space="preserve">Go to tasks </w:t>
        </w:r>
        <w:r w:rsidR="00553512">
          <w:sym w:font="Wingdings" w:char="F0E0"/>
        </w:r>
        <w:r w:rsidR="00553512">
          <w:t xml:space="preserve"> conformational search </w:t>
        </w:r>
        <w:r w:rsidR="00553512">
          <w:sym w:font="Wingdings" w:char="F0E0"/>
        </w:r>
        <w:r w:rsidR="00553512">
          <w:t xml:space="preserve"> advanced search.</w:t>
        </w:r>
      </w:ins>
      <w:ins w:id="296" w:author="Evan Feinberg" w:date="2015-03-16T23:43:00Z">
        <w:r w:rsidR="00553512">
          <w:t xml:space="preserve"> This is Schrödinger’s built in utility for finding different potential conformations of a given ligand.</w:t>
        </w:r>
      </w:ins>
    </w:p>
    <w:p w14:paraId="02EF7452" w14:textId="77777777" w:rsidR="00553512" w:rsidRDefault="00553512" w:rsidP="00172A6E">
      <w:pPr>
        <w:rPr>
          <w:ins w:id="297" w:author="Evan Feinberg" w:date="2015-03-16T23:43:00Z"/>
        </w:rPr>
      </w:pPr>
    </w:p>
    <w:p w14:paraId="5279A5FC" w14:textId="1FE19B0D" w:rsidR="00553512" w:rsidRDefault="00553512" w:rsidP="00172A6E">
      <w:pPr>
        <w:rPr>
          <w:ins w:id="298" w:author="Evan Feinberg" w:date="2015-03-16T23:43:00Z"/>
        </w:rPr>
      </w:pPr>
      <w:ins w:id="299" w:author="Evan Feinberg" w:date="2015-03-16T23:43:00Z">
        <w:r>
          <w:t xml:space="preserve">Choose the options displayed below. You may want to modify them based on the specific application. </w:t>
        </w:r>
      </w:ins>
    </w:p>
    <w:p w14:paraId="2A73B219" w14:textId="305A0BC2" w:rsidR="007122DB" w:rsidRDefault="00553512" w:rsidP="000707BD">
      <w:ins w:id="300" w:author="Evan Feinberg" w:date="2015-03-16T23:43:00Z">
        <w:r>
          <w:rPr>
            <w:noProof/>
          </w:rPr>
          <w:drawing>
            <wp:inline distT="0" distB="0" distL="0" distR="0" wp14:anchorId="33CEDB23" wp14:editId="06F99872">
              <wp:extent cx="5934075" cy="6711950"/>
              <wp:effectExtent l="0" t="0" r="9525" b="0"/>
              <wp:docPr id="7" name="Picture 7" descr="mbp1_hd:Users:evan:Desktop:Screen Shot 2015-03-15 at 10.24.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bp1_hd:Users:evan:Desktop:Screen Shot 2015-03-15 at 10.24.3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711950"/>
                      </a:xfrm>
                      <a:prstGeom prst="rect">
                        <a:avLst/>
                      </a:prstGeom>
                      <a:noFill/>
                      <a:ln>
                        <a:noFill/>
                      </a:ln>
                    </pic:spPr>
                  </pic:pic>
                </a:graphicData>
              </a:graphic>
            </wp:inline>
          </w:drawing>
        </w:r>
      </w:ins>
    </w:p>
    <w:p w14:paraId="30B35AAB" w14:textId="77777777" w:rsidR="00AB6C5A" w:rsidRDefault="00AB6C5A" w:rsidP="000707BD"/>
    <w:p w14:paraId="6BAA2C68" w14:textId="2E39FDAE" w:rsidR="00AB6C5A" w:rsidRDefault="00553512" w:rsidP="000707BD">
      <w:pPr>
        <w:rPr>
          <w:ins w:id="301" w:author="Evan Feinberg" w:date="2015-03-16T23:48:00Z"/>
        </w:rPr>
      </w:pPr>
      <w:ins w:id="302" w:author="Evan Feinberg" w:date="2015-03-16T23:44:00Z">
        <w:r>
          <w:t xml:space="preserve">Under search variables, go to Torsion Rotations, and hit “Edit…”. Change “pick” to “Bonds.” Now click on the bonds </w:t>
        </w:r>
      </w:ins>
      <w:ins w:id="303" w:author="Evan Feinberg" w:date="2015-03-16T23:48:00Z">
        <w:r w:rsidR="004A1C3B">
          <w:t>for which you would like to sample dihedral angles on your molecule in the workspace.</w:t>
        </w:r>
      </w:ins>
    </w:p>
    <w:p w14:paraId="3CCD621E" w14:textId="77777777" w:rsidR="004A1C3B" w:rsidRDefault="004A1C3B" w:rsidP="000707BD">
      <w:pPr>
        <w:rPr>
          <w:ins w:id="304" w:author="Evan Feinberg" w:date="2015-03-16T23:48:00Z"/>
        </w:rPr>
      </w:pPr>
    </w:p>
    <w:p w14:paraId="01C5BB74" w14:textId="6A1AC836" w:rsidR="004A1C3B" w:rsidRDefault="004A1C3B" w:rsidP="000707BD">
      <w:pPr>
        <w:rPr>
          <w:ins w:id="305" w:author="Evan Feinberg" w:date="2015-03-16T23:49:00Z"/>
        </w:rPr>
      </w:pPr>
      <w:ins w:id="306" w:author="Evan Feinberg" w:date="2015-03-16T23:48:00Z">
        <w:r>
          <w:t xml:space="preserve">Now under search variables go to Comparison Atoms. Hit </w:t>
        </w:r>
      </w:ins>
      <w:ins w:id="307" w:author="Evan Feinberg" w:date="2015-03-16T23:49:00Z">
        <w:r>
          <w:t xml:space="preserve">“Edit”. Select all atoms. </w:t>
        </w:r>
      </w:ins>
    </w:p>
    <w:p w14:paraId="79165DD6" w14:textId="77777777" w:rsidR="004A1C3B" w:rsidRDefault="004A1C3B" w:rsidP="000707BD">
      <w:pPr>
        <w:rPr>
          <w:ins w:id="308" w:author="Evan Feinberg" w:date="2015-03-16T23:49:00Z"/>
        </w:rPr>
      </w:pPr>
    </w:p>
    <w:p w14:paraId="207FA7FF" w14:textId="0833A62D" w:rsidR="004A1C3B" w:rsidRDefault="004A1C3B" w:rsidP="000707BD">
      <w:pPr>
        <w:rPr>
          <w:ins w:id="309" w:author="Evan Feinberg" w:date="2015-03-16T23:49:00Z"/>
        </w:rPr>
      </w:pPr>
      <w:ins w:id="310" w:author="Evan Feinberg" w:date="2015-03-16T23:49:00Z">
        <w:r>
          <w:t xml:space="preserve">Your molecule should now look something like this: </w:t>
        </w:r>
      </w:ins>
    </w:p>
    <w:p w14:paraId="6641DFCD" w14:textId="6F09F94F" w:rsidR="004A1C3B" w:rsidRDefault="004A1C3B" w:rsidP="000707BD">
      <w:ins w:id="311" w:author="Evan Feinberg" w:date="2015-03-16T23:49:00Z">
        <w:r>
          <w:rPr>
            <w:noProof/>
          </w:rPr>
          <w:drawing>
            <wp:inline distT="0" distB="0" distL="0" distR="0" wp14:anchorId="38E1AF09" wp14:editId="138A9AFB">
              <wp:extent cx="5943600" cy="4642649"/>
              <wp:effectExtent l="0" t="0" r="0" b="571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42649"/>
                      </a:xfrm>
                      <a:prstGeom prst="rect">
                        <a:avLst/>
                      </a:prstGeom>
                      <a:noFill/>
                      <a:ln>
                        <a:noFill/>
                      </a:ln>
                    </pic:spPr>
                  </pic:pic>
                </a:graphicData>
              </a:graphic>
            </wp:inline>
          </w:drawing>
        </w:r>
      </w:ins>
    </w:p>
    <w:p w14:paraId="7A768D43" w14:textId="77777777" w:rsidR="00AB6C5A" w:rsidRDefault="00AB6C5A" w:rsidP="000707BD">
      <w:pPr>
        <w:rPr>
          <w:ins w:id="312" w:author="Evan Feinberg" w:date="2015-03-17T23:53:00Z"/>
        </w:rPr>
      </w:pPr>
    </w:p>
    <w:p w14:paraId="28A7BEFF" w14:textId="77777777" w:rsidR="002A081D" w:rsidRDefault="002A081D" w:rsidP="002A081D">
      <w:pPr>
        <w:rPr>
          <w:ins w:id="313" w:author="Evan Feinberg" w:date="2015-03-17T23:53:00Z"/>
        </w:rPr>
      </w:pPr>
    </w:p>
    <w:p w14:paraId="4656F967" w14:textId="77777777" w:rsidR="002A081D" w:rsidRDefault="002A081D" w:rsidP="002A081D">
      <w:pPr>
        <w:rPr>
          <w:ins w:id="314" w:author="Evan Feinberg" w:date="2015-03-17T23:53:00Z"/>
        </w:rPr>
      </w:pPr>
      <w:ins w:id="315" w:author="Evan Feinberg" w:date="2015-03-17T23:53:00Z">
        <w:r>
          <w:t xml:space="preserve">Make sure your “Maximum atom deviation” is large enough such that Schrodinger doesn’t generate too many redundant conformers. I routinely set mine as high </w:t>
        </w:r>
      </w:ins>
    </w:p>
    <w:p w14:paraId="23BF2768" w14:textId="77777777" w:rsidR="002A081D" w:rsidRDefault="002A081D" w:rsidP="000707BD">
      <w:pPr>
        <w:rPr>
          <w:ins w:id="316" w:author="Evan Feinberg" w:date="2015-03-17T23:53:00Z"/>
        </w:rPr>
      </w:pPr>
    </w:p>
    <w:p w14:paraId="11AACA2C" w14:textId="77777777" w:rsidR="002A081D" w:rsidRDefault="002A081D" w:rsidP="000707BD">
      <w:pPr>
        <w:rPr>
          <w:ins w:id="317" w:author="Evan Feinberg" w:date="2015-03-17T23:53:00Z"/>
        </w:rPr>
      </w:pPr>
    </w:p>
    <w:p w14:paraId="77578DA8" w14:textId="07F25322" w:rsidR="002A081D" w:rsidRDefault="002A081D" w:rsidP="000707BD">
      <w:ins w:id="318" w:author="Evan Feinberg" w:date="2015-03-17T23:53:00Z">
        <w:r>
          <w:t>[This step is optional]</w:t>
        </w:r>
      </w:ins>
    </w:p>
    <w:p w14:paraId="31162A5E" w14:textId="51147207" w:rsidR="00AB6C5A" w:rsidRDefault="004A1C3B" w:rsidP="000707BD">
      <w:pPr>
        <w:rPr>
          <w:ins w:id="319" w:author="Evan Feinberg" w:date="2015-03-16T23:51:00Z"/>
        </w:rPr>
      </w:pPr>
      <w:ins w:id="320" w:author="Evan Feinberg" w:date="2015-03-16T23:49:00Z">
        <w:r>
          <w:t xml:space="preserve">Under the </w:t>
        </w:r>
      </w:ins>
      <w:ins w:id="321" w:author="Evan Feinberg" w:date="2015-03-16T23:50:00Z">
        <w:r>
          <w:t xml:space="preserve">“Mini” tab, you </w:t>
        </w:r>
      </w:ins>
      <w:ins w:id="322" w:author="Evan Feinberg" w:date="2015-03-17T23:52:00Z">
        <w:r w:rsidR="002A081D">
          <w:t>can</w:t>
        </w:r>
      </w:ins>
      <w:ins w:id="323" w:author="Evan Feinberg" w:date="2015-03-16T23:50:00Z">
        <w:r>
          <w:t xml:space="preserve"> reduce the number of minimization steps done. This is to make sure Maestro doesn’t spend an inordinate amount of time generating conformations, especially for large molecules for which you are sampling several dihedrals, and also to make sure that you will sample a large range of the molecule’s conformational space. If Schrodinger minimizes “too well,</w:t>
        </w:r>
      </w:ins>
      <w:ins w:id="324" w:author="Evan Feinberg" w:date="2015-03-16T23:51:00Z">
        <w:r>
          <w:t xml:space="preserve">” your top 1000 or so conformers will end up all falling under similar torsion angles and you won’t sample the conformational space very well. </w:t>
        </w:r>
      </w:ins>
    </w:p>
    <w:p w14:paraId="1CAA621E" w14:textId="486AA582" w:rsidR="004A1C3B" w:rsidRDefault="004A1C3B" w:rsidP="000707BD">
      <w:pPr>
        <w:rPr>
          <w:ins w:id="325" w:author="Evan Feinberg" w:date="2015-03-16T23:52:00Z"/>
        </w:rPr>
      </w:pPr>
      <w:ins w:id="326" w:author="Evan Feinberg" w:date="2015-03-16T23:52:00Z">
        <w:r>
          <w:rPr>
            <w:noProof/>
          </w:rPr>
          <w:drawing>
            <wp:inline distT="0" distB="0" distL="0" distR="0" wp14:anchorId="20E8BB19" wp14:editId="37794A31">
              <wp:extent cx="5943600" cy="3000462"/>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00462"/>
                      </a:xfrm>
                      <a:prstGeom prst="rect">
                        <a:avLst/>
                      </a:prstGeom>
                      <a:noFill/>
                      <a:ln>
                        <a:noFill/>
                      </a:ln>
                    </pic:spPr>
                  </pic:pic>
                </a:graphicData>
              </a:graphic>
            </wp:inline>
          </w:drawing>
        </w:r>
      </w:ins>
    </w:p>
    <w:p w14:paraId="3E5C42C5" w14:textId="747A5189" w:rsidR="004A1C3B" w:rsidRDefault="004A1C3B" w:rsidP="004A1C3B">
      <w:pPr>
        <w:rPr>
          <w:ins w:id="327" w:author="Evan Feinberg" w:date="2015-03-16T23:52:00Z"/>
        </w:rPr>
      </w:pPr>
    </w:p>
    <w:p w14:paraId="1396EA09" w14:textId="56528B76" w:rsidR="004A1C3B" w:rsidRDefault="004A1C3B" w:rsidP="004A1C3B">
      <w:pPr>
        <w:rPr>
          <w:ins w:id="328" w:author="Evan Feinberg" w:date="2015-03-16T23:52:00Z"/>
        </w:rPr>
      </w:pPr>
      <w:ins w:id="329" w:author="Evan Feinberg" w:date="2015-03-16T23:52:00Z">
        <w:r>
          <w:t>Now hit “Run”.</w:t>
        </w:r>
      </w:ins>
    </w:p>
    <w:p w14:paraId="148F3E37" w14:textId="77777777" w:rsidR="004A1C3B" w:rsidRDefault="004A1C3B" w:rsidP="004A1C3B">
      <w:pPr>
        <w:rPr>
          <w:ins w:id="330" w:author="Evan Feinberg" w:date="2015-03-16T23:52:00Z"/>
        </w:rPr>
      </w:pPr>
    </w:p>
    <w:p w14:paraId="37BD12A6" w14:textId="0BF62A73" w:rsidR="004A1C3B" w:rsidRDefault="004A1C3B" w:rsidP="004A1C3B">
      <w:pPr>
        <w:rPr>
          <w:ins w:id="331" w:author="Evan Feinberg" w:date="2015-03-16T23:52:00Z"/>
        </w:rPr>
      </w:pPr>
      <w:ins w:id="332" w:author="Evan Feinberg" w:date="2015-03-16T23:52:00Z">
        <w:r>
          <w:t>After a couple minutes, you will get something like this (after selecting all entries on the left):</w:t>
        </w:r>
      </w:ins>
    </w:p>
    <w:p w14:paraId="6B81298B" w14:textId="77777777" w:rsidR="004A1C3B" w:rsidRDefault="004A1C3B" w:rsidP="004A1C3B">
      <w:pPr>
        <w:rPr>
          <w:ins w:id="333" w:author="Evan Feinberg" w:date="2015-03-16T23:52:00Z"/>
        </w:rPr>
      </w:pPr>
    </w:p>
    <w:p w14:paraId="529887D0" w14:textId="3125E53E" w:rsidR="004A1C3B" w:rsidRDefault="004A1C3B" w:rsidP="004A1C3B">
      <w:pPr>
        <w:rPr>
          <w:ins w:id="334" w:author="Evan Feinberg" w:date="2015-03-16T23:53:00Z"/>
        </w:rPr>
      </w:pPr>
      <w:ins w:id="335" w:author="Evan Feinberg" w:date="2015-03-16T23:52:00Z">
        <w:r>
          <w:rPr>
            <w:noProof/>
          </w:rPr>
          <w:drawing>
            <wp:inline distT="0" distB="0" distL="0" distR="0" wp14:anchorId="6EE42065" wp14:editId="264EA32B">
              <wp:extent cx="5943600" cy="3296923"/>
              <wp:effectExtent l="0" t="0" r="0" b="508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6923"/>
                      </a:xfrm>
                      <a:prstGeom prst="rect">
                        <a:avLst/>
                      </a:prstGeom>
                      <a:noFill/>
                      <a:ln>
                        <a:noFill/>
                      </a:ln>
                    </pic:spPr>
                  </pic:pic>
                </a:graphicData>
              </a:graphic>
            </wp:inline>
          </w:drawing>
        </w:r>
      </w:ins>
    </w:p>
    <w:p w14:paraId="274B8B05" w14:textId="77777777" w:rsidR="004A1C3B" w:rsidRPr="004A1C3B" w:rsidRDefault="004A1C3B" w:rsidP="004A1C3B">
      <w:pPr>
        <w:rPr>
          <w:ins w:id="336" w:author="Evan Feinberg" w:date="2015-03-16T23:53:00Z"/>
        </w:rPr>
      </w:pPr>
    </w:p>
    <w:p w14:paraId="15D855F7" w14:textId="1821100B" w:rsidR="004A1C3B" w:rsidRDefault="004A1C3B" w:rsidP="004A1C3B">
      <w:pPr>
        <w:rPr>
          <w:ins w:id="337" w:author="Evan Feinberg" w:date="2015-03-16T23:53:00Z"/>
        </w:rPr>
      </w:pPr>
    </w:p>
    <w:p w14:paraId="47712593" w14:textId="579A9F82" w:rsidR="004A1C3B" w:rsidRDefault="004A1C3B" w:rsidP="004A1C3B">
      <w:pPr>
        <w:rPr>
          <w:ins w:id="338" w:author="Evan Feinberg" w:date="2015-03-16T23:53:00Z"/>
        </w:rPr>
      </w:pPr>
      <w:ins w:id="339" w:author="Evan Feinberg" w:date="2015-03-16T23:53:00Z">
        <w:r>
          <w:t>Right click on the entries on the left column and export them in “xyz” format to the same file:</w:t>
        </w:r>
      </w:ins>
    </w:p>
    <w:p w14:paraId="3CD52288" w14:textId="54FB9279" w:rsidR="004A1C3B" w:rsidRDefault="004A1C3B" w:rsidP="004A1C3B">
      <w:pPr>
        <w:rPr>
          <w:ins w:id="340" w:author="Evan Feinberg" w:date="2015-03-16T23:53:00Z"/>
        </w:rPr>
      </w:pPr>
      <w:ins w:id="341" w:author="Evan Feinberg" w:date="2015-03-16T23:53:00Z">
        <w:r>
          <w:rPr>
            <w:noProof/>
          </w:rPr>
          <w:drawing>
            <wp:inline distT="0" distB="0" distL="0" distR="0" wp14:anchorId="1307C1B0" wp14:editId="40CC3426">
              <wp:extent cx="5943600" cy="4003377"/>
              <wp:effectExtent l="0" t="0" r="0" b="1016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03377"/>
                      </a:xfrm>
                      <a:prstGeom prst="rect">
                        <a:avLst/>
                      </a:prstGeom>
                      <a:noFill/>
                      <a:ln>
                        <a:noFill/>
                      </a:ln>
                    </pic:spPr>
                  </pic:pic>
                </a:graphicData>
              </a:graphic>
            </wp:inline>
          </w:drawing>
        </w:r>
      </w:ins>
    </w:p>
    <w:p w14:paraId="4BCD73BF" w14:textId="77777777" w:rsidR="004A1C3B" w:rsidRPr="004A1C3B" w:rsidRDefault="004A1C3B" w:rsidP="004A1C3B">
      <w:pPr>
        <w:rPr>
          <w:ins w:id="342" w:author="Evan Feinberg" w:date="2015-03-16T23:53:00Z"/>
        </w:rPr>
      </w:pPr>
    </w:p>
    <w:p w14:paraId="522EFDC7" w14:textId="23DE330A" w:rsidR="004A1C3B" w:rsidRDefault="004A1C3B" w:rsidP="004A1C3B">
      <w:pPr>
        <w:rPr>
          <w:ins w:id="343" w:author="Evan Feinberg" w:date="2015-03-18T00:05:00Z"/>
        </w:rPr>
      </w:pPr>
    </w:p>
    <w:p w14:paraId="6A2D41E0" w14:textId="3AC8C452" w:rsidR="006B2688" w:rsidRDefault="006B2688" w:rsidP="004A1C3B">
      <w:pPr>
        <w:rPr>
          <w:ins w:id="344" w:author="Evan Feinberg" w:date="2015-03-18T00:05:00Z"/>
        </w:rPr>
      </w:pPr>
      <w:ins w:id="345" w:author="Evan Feinberg" w:date="2015-03-18T00:05:00Z">
        <w:r>
          <w:t xml:space="preserve">Repeat this, exporting them in Gaussian Z-matrix format as well, but this time choosing to Export all entries to different files, with the file name </w:t>
        </w:r>
      </w:ins>
      <w:ins w:id="346" w:author="Evan Feinberg" w:date="2015-03-18T00:06:00Z">
        <w:r>
          <w:t xml:space="preserve">“pose”, in some new directory of your choice. </w:t>
        </w:r>
      </w:ins>
    </w:p>
    <w:p w14:paraId="65451566" w14:textId="77777777" w:rsidR="006B2688" w:rsidRDefault="006B2688" w:rsidP="004A1C3B">
      <w:pPr>
        <w:rPr>
          <w:ins w:id="347" w:author="Evan Feinberg" w:date="2015-03-16T23:53:00Z"/>
        </w:rPr>
      </w:pPr>
    </w:p>
    <w:p w14:paraId="1E58D982" w14:textId="2D3675B3" w:rsidR="004A1C3B" w:rsidRDefault="004A1C3B" w:rsidP="004A1C3B">
      <w:pPr>
        <w:rPr>
          <w:ins w:id="348" w:author="Evan Feinberg" w:date="2015-03-17T22:10:00Z"/>
        </w:rPr>
      </w:pPr>
      <w:ins w:id="349" w:author="Evan Feinberg" w:date="2015-03-16T23:53:00Z">
        <w:r>
          <w:t xml:space="preserve">Now open the result in VMD. Measure the dihedral of interest, and make sure it is reasonably well sampled. If it is not, go back  to the </w:t>
        </w:r>
      </w:ins>
      <w:ins w:id="350" w:author="Evan Feinberg" w:date="2015-03-16T23:54:00Z">
        <w:r>
          <w:t>Conformational Search step, and you might have to change some variables. For example, you might have to increase the maximum energy allowed to allow for more sampling; you might have to increase or decrease RMSD to make sure Schrodinger saves less or more structures, you might have to change the number of steps applied for each dihedral angle, etc. This is usually an iterative process. The benefit of using Schrodinger for this is it estimates a single point energy for each structure and therefore automatically filters them so you don</w:t>
        </w:r>
      </w:ins>
      <w:ins w:id="351" w:author="Evan Feinberg" w:date="2015-03-16T23:55:00Z">
        <w:r>
          <w:t>’t get any with ridiculously large energies.</w:t>
        </w:r>
      </w:ins>
    </w:p>
    <w:p w14:paraId="1AE76744" w14:textId="77777777" w:rsidR="00A141C5" w:rsidRDefault="00A141C5" w:rsidP="004A1C3B">
      <w:pPr>
        <w:rPr>
          <w:ins w:id="352" w:author="Evan Feinberg" w:date="2015-03-17T22:10:00Z"/>
        </w:rPr>
      </w:pPr>
    </w:p>
    <w:p w14:paraId="3A7162D0" w14:textId="77538F20" w:rsidR="00A141C5" w:rsidRDefault="00A141C5" w:rsidP="004A1C3B">
      <w:pPr>
        <w:rPr>
          <w:ins w:id="353" w:author="Evan Feinberg" w:date="2015-03-16T23:55:00Z"/>
        </w:rPr>
      </w:pPr>
      <w:ins w:id="354" w:author="Evan Feinberg" w:date="2015-03-17T22:10:00Z">
        <w:r>
          <w:rPr>
            <w:noProof/>
          </w:rPr>
          <w:drawing>
            <wp:inline distT="0" distB="0" distL="0" distR="0" wp14:anchorId="4B43CC9F" wp14:editId="36F67DBE">
              <wp:extent cx="5943600" cy="3130267"/>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0267"/>
                      </a:xfrm>
                      <a:prstGeom prst="rect">
                        <a:avLst/>
                      </a:prstGeom>
                      <a:noFill/>
                      <a:ln>
                        <a:noFill/>
                      </a:ln>
                    </pic:spPr>
                  </pic:pic>
                </a:graphicData>
              </a:graphic>
            </wp:inline>
          </w:drawing>
        </w:r>
      </w:ins>
    </w:p>
    <w:p w14:paraId="389452BA" w14:textId="77777777" w:rsidR="004A1C3B" w:rsidRDefault="004A1C3B" w:rsidP="004A1C3B">
      <w:pPr>
        <w:rPr>
          <w:ins w:id="355" w:author="Evan Feinberg" w:date="2015-03-16T23:55:00Z"/>
        </w:rPr>
      </w:pPr>
    </w:p>
    <w:p w14:paraId="4A5FEC0A" w14:textId="34B414CE" w:rsidR="00A141C5" w:rsidRDefault="00A141C5" w:rsidP="004A1C3B">
      <w:pPr>
        <w:rPr>
          <w:ins w:id="356" w:author="Evan Feinberg" w:date="2015-03-17T22:11:00Z"/>
        </w:rPr>
      </w:pPr>
      <w:ins w:id="357" w:author="Evan Feinberg" w:date="2015-03-16T23:55:00Z">
        <w:r>
          <w:t xml:space="preserve">Examining the dihedral angles in the different conformations in VMD. Note how it needs to more finely sample </w:t>
        </w:r>
      </w:ins>
      <w:ins w:id="358" w:author="Evan Feinberg" w:date="2015-03-17T22:11:00Z">
        <w:r>
          <w:t>certain</w:t>
        </w:r>
      </w:ins>
      <w:ins w:id="359" w:author="Evan Feinberg" w:date="2015-03-16T23:55:00Z">
        <w:r>
          <w:t xml:space="preserve"> </w:t>
        </w:r>
      </w:ins>
      <w:ins w:id="360" w:author="Evan Feinberg" w:date="2015-03-17T22:11:00Z">
        <w:r>
          <w:t>angles.</w:t>
        </w:r>
      </w:ins>
    </w:p>
    <w:p w14:paraId="69D1E7BC" w14:textId="77777777" w:rsidR="00A141C5" w:rsidRDefault="00A141C5" w:rsidP="004A1C3B">
      <w:pPr>
        <w:rPr>
          <w:ins w:id="361" w:author="Evan Feinberg" w:date="2015-03-17T22:11:00Z"/>
        </w:rPr>
      </w:pPr>
    </w:p>
    <w:p w14:paraId="7B8EDFD3" w14:textId="332D9C50" w:rsidR="00A141C5" w:rsidRDefault="00A141C5" w:rsidP="004A1C3B">
      <w:pPr>
        <w:rPr>
          <w:ins w:id="362" w:author="Evan Feinberg" w:date="2015-03-17T22:11:00Z"/>
        </w:rPr>
      </w:pPr>
      <w:ins w:id="363" w:author="Evan Feinberg" w:date="2015-03-17T22:11:00Z">
        <w:r>
          <w:rPr>
            <w:b/>
          </w:rPr>
          <w:t>Generating an AMBER compatible prmtop (parameter + topology) file for your ligand</w:t>
        </w:r>
      </w:ins>
    </w:p>
    <w:p w14:paraId="77D269DF" w14:textId="54530D8C" w:rsidR="00A141C5" w:rsidRDefault="00A141C5" w:rsidP="004A1C3B">
      <w:pPr>
        <w:rPr>
          <w:ins w:id="364" w:author="Evan Feinberg" w:date="2015-03-17T22:11:00Z"/>
        </w:rPr>
      </w:pPr>
    </w:p>
    <w:p w14:paraId="5E3494C8" w14:textId="0C19216A" w:rsidR="00A141C5" w:rsidRDefault="00A141C5" w:rsidP="004A1C3B">
      <w:pPr>
        <w:rPr>
          <w:ins w:id="365" w:author="Evan Feinberg" w:date="2015-03-17T22:21:00Z"/>
        </w:rPr>
      </w:pPr>
      <w:ins w:id="366" w:author="Evan Feinberg" w:date="2015-03-17T22:11:00Z">
        <w:r>
          <w:t xml:space="preserve">In this section, you will use a combination of PSFGEN, VMD, and CHAMBER to generate a .prmtop file of your ligand, a </w:t>
        </w:r>
      </w:ins>
      <w:ins w:id="367" w:author="Evan Feinberg" w:date="2015-03-17T22:12:00Z">
        <w:r>
          <w:t xml:space="preserve">prerequisite for Paramfit. </w:t>
        </w:r>
      </w:ins>
      <w:ins w:id="368" w:author="Evan Feinberg" w:date="2015-03-17T22:21:00Z">
        <w:r w:rsidR="003B630A">
          <w:t>For this section, you will need:</w:t>
        </w:r>
      </w:ins>
    </w:p>
    <w:p w14:paraId="0E8B2BB9" w14:textId="77777777" w:rsidR="003B630A" w:rsidRDefault="003B630A" w:rsidP="004A1C3B">
      <w:pPr>
        <w:rPr>
          <w:ins w:id="369" w:author="Evan Feinberg" w:date="2015-03-17T22:21:00Z"/>
        </w:rPr>
      </w:pPr>
    </w:p>
    <w:p w14:paraId="3B23A4BE" w14:textId="357B08D2" w:rsidR="003B630A" w:rsidRDefault="003B630A" w:rsidP="004A1C3B">
      <w:pPr>
        <w:rPr>
          <w:ins w:id="370" w:author="Evan Feinberg" w:date="2015-03-17T22:21:00Z"/>
        </w:rPr>
      </w:pPr>
      <w:ins w:id="371" w:author="Evan Feinberg" w:date="2015-03-17T22:21:00Z">
        <w:r>
          <w:t>A PDB/MOL2 file of your ligand</w:t>
        </w:r>
      </w:ins>
    </w:p>
    <w:p w14:paraId="6173E091" w14:textId="78DB0775" w:rsidR="003B630A" w:rsidRDefault="003B630A" w:rsidP="004A1C3B">
      <w:pPr>
        <w:rPr>
          <w:ins w:id="372" w:author="Evan Feinberg" w:date="2015-03-17T22:12:00Z"/>
        </w:rPr>
      </w:pPr>
      <w:ins w:id="373" w:author="Evan Feinberg" w:date="2015-03-17T22:21:00Z">
        <w:r>
          <w:t>RTF/PRM files describing topology and parameters for your ligand</w:t>
        </w:r>
      </w:ins>
    </w:p>
    <w:p w14:paraId="0BCDF0A8" w14:textId="77777777" w:rsidR="00A141C5" w:rsidRDefault="00A141C5" w:rsidP="004A1C3B">
      <w:pPr>
        <w:rPr>
          <w:ins w:id="374" w:author="Evan Feinberg" w:date="2015-03-17T22:20:00Z"/>
        </w:rPr>
      </w:pPr>
    </w:p>
    <w:p w14:paraId="3EAD0F21" w14:textId="62EE76C7" w:rsidR="003B630A" w:rsidRDefault="003B630A" w:rsidP="004A1C3B">
      <w:pPr>
        <w:rPr>
          <w:ins w:id="375" w:author="Evan Feinberg" w:date="2015-03-17T22:20:00Z"/>
        </w:rPr>
      </w:pPr>
      <w:ins w:id="376" w:author="Evan Feinberg" w:date="2015-03-17T22:20:00Z">
        <w:r>
          <w:t>The general arc will be:</w:t>
        </w:r>
      </w:ins>
    </w:p>
    <w:p w14:paraId="3FC77C0B" w14:textId="77777777" w:rsidR="003B630A" w:rsidRDefault="003B630A" w:rsidP="004A1C3B">
      <w:pPr>
        <w:rPr>
          <w:ins w:id="377" w:author="Evan Feinberg" w:date="2015-03-17T22:20:00Z"/>
        </w:rPr>
      </w:pPr>
    </w:p>
    <w:p w14:paraId="5DD8CE50" w14:textId="5DA0DDD1" w:rsidR="003B630A" w:rsidRDefault="003B630A" w:rsidP="004A1C3B">
      <w:pPr>
        <w:rPr>
          <w:ins w:id="378" w:author="Evan Feinberg" w:date="2015-03-17T22:22:00Z"/>
        </w:rPr>
      </w:pPr>
      <w:ins w:id="379" w:author="Evan Feinberg" w:date="2015-03-17T22:20:00Z">
        <w:r>
          <w:t xml:space="preserve">Use PSFGEN in VMD to convert a </w:t>
        </w:r>
      </w:ins>
      <w:ins w:id="380" w:author="Evan Feinberg" w:date="2015-03-17T22:21:00Z">
        <w:r>
          <w:t>PDB/MOL2 file of your ligand to a PSF file containing molecular topology and parameters</w:t>
        </w:r>
      </w:ins>
      <w:ins w:id="381" w:author="Evan Feinberg" w:date="2015-03-17T22:22:00Z">
        <w:r>
          <w:t>.</w:t>
        </w:r>
      </w:ins>
    </w:p>
    <w:p w14:paraId="17EC41B1" w14:textId="77777777" w:rsidR="003B630A" w:rsidRDefault="003B630A" w:rsidP="004A1C3B">
      <w:pPr>
        <w:rPr>
          <w:ins w:id="382" w:author="Evan Feinberg" w:date="2015-03-17T22:22:00Z"/>
        </w:rPr>
      </w:pPr>
    </w:p>
    <w:p w14:paraId="7F6A95CE" w14:textId="3701FBD8" w:rsidR="003B630A" w:rsidRDefault="003B630A" w:rsidP="004A1C3B">
      <w:pPr>
        <w:rPr>
          <w:ins w:id="383" w:author="Evan Feinberg" w:date="2015-03-17T22:20:00Z"/>
        </w:rPr>
      </w:pPr>
      <w:ins w:id="384" w:author="Evan Feinberg" w:date="2015-03-17T22:22:00Z">
        <w:r>
          <w:t>Then, you will use CHAMBER in ParmEd to convert your coordinate (PDB) and topology (PSF) and parameter (RTF/PRM) info and generate an amber .prmtop file.</w:t>
        </w:r>
      </w:ins>
    </w:p>
    <w:p w14:paraId="102A3F35" w14:textId="77777777" w:rsidR="003B630A" w:rsidRDefault="003B630A" w:rsidP="004A1C3B">
      <w:pPr>
        <w:rPr>
          <w:ins w:id="385" w:author="Evan Feinberg" w:date="2015-03-17T22:12:00Z"/>
        </w:rPr>
      </w:pPr>
    </w:p>
    <w:p w14:paraId="775FED3F" w14:textId="113B848F" w:rsidR="00A141C5" w:rsidRDefault="003B630A" w:rsidP="004A1C3B">
      <w:pPr>
        <w:rPr>
          <w:ins w:id="386" w:author="Evan Feinberg" w:date="2015-03-17T22:52:00Z"/>
        </w:rPr>
      </w:pPr>
      <w:ins w:id="387" w:author="Evan Feinberg" w:date="2015-03-17T22:22:00Z">
        <w:r>
          <w:t xml:space="preserve">Step 1: </w:t>
        </w:r>
      </w:ins>
      <w:ins w:id="388" w:author="Evan Feinberg" w:date="2015-03-17T22:12:00Z">
        <w:r w:rsidR="00A141C5">
          <w:t>Open VMD.</w:t>
        </w:r>
      </w:ins>
      <w:ins w:id="389" w:author="Evan Feinberg" w:date="2015-03-17T23:57:00Z">
        <w:r w:rsidR="006B2688">
          <w:t xml:space="preserve"> Import your molecule in PDB or MOL2 format.</w:t>
        </w:r>
      </w:ins>
      <w:ins w:id="390" w:author="Evan Feinberg" w:date="2015-03-17T22:12:00Z">
        <w:r w:rsidR="00A141C5">
          <w:t xml:space="preserve"> </w:t>
        </w:r>
      </w:ins>
      <w:ins w:id="391" w:author="Evan Feinberg" w:date="2015-03-17T22:22:00Z">
        <w:r>
          <w:t xml:space="preserve">Go to Extensions </w:t>
        </w:r>
        <w:r>
          <w:sym w:font="Wingdings" w:char="F0E0"/>
        </w:r>
        <w:r>
          <w:t xml:space="preserve"> </w:t>
        </w:r>
      </w:ins>
      <w:ins w:id="392" w:author="Evan Feinberg" w:date="2015-03-17T22:23:00Z">
        <w:r>
          <w:t xml:space="preserve">Modeling </w:t>
        </w:r>
        <w:r>
          <w:sym w:font="Wingdings" w:char="F0E0"/>
        </w:r>
        <w:r>
          <w:t xml:space="preserve"> Automatic PSF Builder </w:t>
        </w:r>
      </w:ins>
    </w:p>
    <w:p w14:paraId="798CC956" w14:textId="77777777" w:rsidR="00F626D9" w:rsidRDefault="00F626D9" w:rsidP="004A1C3B">
      <w:pPr>
        <w:rPr>
          <w:ins w:id="393" w:author="Evan Feinberg" w:date="2015-03-17T22:52:00Z"/>
        </w:rPr>
      </w:pPr>
    </w:p>
    <w:p w14:paraId="2914CEF8" w14:textId="7F327EC1" w:rsidR="00F626D9" w:rsidRDefault="00F626D9" w:rsidP="004A1C3B">
      <w:pPr>
        <w:rPr>
          <w:ins w:id="394" w:author="Evan Feinberg" w:date="2015-03-17T22:52:00Z"/>
        </w:rPr>
      </w:pPr>
      <w:ins w:id="395" w:author="Evan Feinberg" w:date="2015-03-17T22:52:00Z">
        <w:r>
          <w:t>Choose the molecule for which you want to generate</w:t>
        </w:r>
        <w:r w:rsidR="006B2688">
          <w:t xml:space="preserve"> a PSF on the top left.</w:t>
        </w:r>
      </w:ins>
    </w:p>
    <w:p w14:paraId="40DA3883" w14:textId="77777777" w:rsidR="00F626D9" w:rsidRDefault="00F626D9" w:rsidP="004A1C3B">
      <w:pPr>
        <w:rPr>
          <w:ins w:id="396" w:author="Evan Feinberg" w:date="2015-03-17T22:52:00Z"/>
        </w:rPr>
      </w:pPr>
    </w:p>
    <w:p w14:paraId="17CB69C6" w14:textId="4336CC75" w:rsidR="00F626D9" w:rsidRDefault="00F626D9" w:rsidP="004A1C3B">
      <w:pPr>
        <w:rPr>
          <w:ins w:id="397" w:author="Evan Feinberg" w:date="2015-03-17T22:53:00Z"/>
        </w:rPr>
      </w:pPr>
      <w:ins w:id="398" w:author="Evan Feinberg" w:date="2015-03-17T22:52:00Z">
        <w:r>
          <w:t xml:space="preserve">Then click “Add” to add all RTF and PRM files needed to parameterize your molecule. This will likely be the RTF and PRM files you derived from ParamChem, in addition to the </w:t>
        </w:r>
      </w:ins>
      <w:ins w:id="399" w:author="Evan Feinberg" w:date="2015-03-17T22:53:00Z">
        <w:r>
          <w:t>“CGenFF” files located in $ambersim/tutorial/toppar. Then, hit “Load Input Files.”</w:t>
        </w:r>
      </w:ins>
    </w:p>
    <w:p w14:paraId="284E798D" w14:textId="77777777" w:rsidR="00F626D9" w:rsidRDefault="00F626D9" w:rsidP="004A1C3B">
      <w:pPr>
        <w:rPr>
          <w:ins w:id="400" w:author="Evan Feinberg" w:date="2015-03-17T22:53:00Z"/>
        </w:rPr>
      </w:pPr>
    </w:p>
    <w:p w14:paraId="7F4B78AB" w14:textId="48CE05AA" w:rsidR="00F626D9" w:rsidRDefault="00F626D9" w:rsidP="004A1C3B">
      <w:pPr>
        <w:rPr>
          <w:ins w:id="401" w:author="Evan Feinberg" w:date="2015-03-17T22:54:00Z"/>
        </w:rPr>
      </w:pPr>
      <w:ins w:id="402" w:author="Evan Feinberg" w:date="2015-03-17T22:53:00Z">
        <w:r>
          <w:t xml:space="preserve">Proceed to click “Guess and split chains…” You probably don’t need to specify the original </w:t>
        </w:r>
      </w:ins>
      <w:ins w:id="403" w:author="Evan Feinberg" w:date="2015-03-17T22:54:00Z">
        <w:r>
          <w:t>coordinate</w:t>
        </w:r>
      </w:ins>
      <w:ins w:id="404" w:author="Evan Feinberg" w:date="2015-03-17T22:53:00Z">
        <w:r>
          <w:t xml:space="preserve"> </w:t>
        </w:r>
      </w:ins>
      <w:ins w:id="405" w:author="Evan Feinberg" w:date="2015-03-17T22:54:00Z">
        <w:r>
          <w:t>file.</w:t>
        </w:r>
      </w:ins>
    </w:p>
    <w:p w14:paraId="45B84223" w14:textId="77777777" w:rsidR="00F626D9" w:rsidRDefault="00F626D9" w:rsidP="004A1C3B">
      <w:pPr>
        <w:rPr>
          <w:ins w:id="406" w:author="Evan Feinberg" w:date="2015-03-17T22:54:00Z"/>
        </w:rPr>
      </w:pPr>
    </w:p>
    <w:p w14:paraId="22BC3981" w14:textId="5C9B79E3" w:rsidR="00F626D9" w:rsidRDefault="00F626D9" w:rsidP="004A1C3B">
      <w:pPr>
        <w:rPr>
          <w:ins w:id="407" w:author="Evan Feinberg" w:date="2015-03-17T22:54:00Z"/>
        </w:rPr>
      </w:pPr>
      <w:ins w:id="408" w:author="Evan Feinberg" w:date="2015-03-17T22:54:00Z">
        <w:r>
          <w:t xml:space="preserve">Now, hit “Create Chains,” and if all goes well, a new PDB/PSF file combination will be generated. </w:t>
        </w:r>
      </w:ins>
    </w:p>
    <w:p w14:paraId="4D5E6F0F" w14:textId="77777777" w:rsidR="00F626D9" w:rsidRDefault="00F626D9" w:rsidP="004A1C3B">
      <w:pPr>
        <w:rPr>
          <w:ins w:id="409" w:author="Evan Feinberg" w:date="2015-03-17T22:54:00Z"/>
        </w:rPr>
      </w:pPr>
    </w:p>
    <w:p w14:paraId="3AD77967" w14:textId="507A1694" w:rsidR="00F626D9" w:rsidRDefault="00F626D9" w:rsidP="004A1C3B">
      <w:pPr>
        <w:rPr>
          <w:ins w:id="410" w:author="Evan Feinberg" w:date="2015-03-17T22:54:00Z"/>
        </w:rPr>
      </w:pPr>
      <w:ins w:id="411" w:author="Evan Feinberg" w:date="2015-03-17T22:54:00Z">
        <w:r>
          <w:t>The window should ultimately look like this (with differences depending on your specific ligand):</w:t>
        </w:r>
      </w:ins>
    </w:p>
    <w:p w14:paraId="77592DEB" w14:textId="77777777" w:rsidR="00F626D9" w:rsidRDefault="00F626D9" w:rsidP="004A1C3B">
      <w:pPr>
        <w:rPr>
          <w:ins w:id="412" w:author="Evan Feinberg" w:date="2015-03-17T22:54:00Z"/>
        </w:rPr>
      </w:pPr>
    </w:p>
    <w:p w14:paraId="4FD29498" w14:textId="77777777" w:rsidR="00F626D9" w:rsidRDefault="00F626D9" w:rsidP="004A1C3B">
      <w:pPr>
        <w:rPr>
          <w:ins w:id="413" w:author="Evan Feinberg" w:date="2015-03-17T22:54:00Z"/>
        </w:rPr>
      </w:pPr>
    </w:p>
    <w:p w14:paraId="539FDE2B" w14:textId="55A7FD34" w:rsidR="00F626D9" w:rsidRDefault="00F626D9" w:rsidP="004A1C3B">
      <w:pPr>
        <w:rPr>
          <w:ins w:id="414" w:author="Evan Feinberg" w:date="2015-03-17T22:54:00Z"/>
        </w:rPr>
      </w:pPr>
      <w:ins w:id="415" w:author="Evan Feinberg" w:date="2015-03-17T22:54:00Z">
        <w:r>
          <w:rPr>
            <w:noProof/>
          </w:rPr>
          <w:drawing>
            <wp:inline distT="0" distB="0" distL="0" distR="0" wp14:anchorId="04E4B987" wp14:editId="6C854A23">
              <wp:extent cx="4229100" cy="5523584"/>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5523584"/>
                      </a:xfrm>
                      <a:prstGeom prst="rect">
                        <a:avLst/>
                      </a:prstGeom>
                      <a:noFill/>
                      <a:ln>
                        <a:noFill/>
                      </a:ln>
                    </pic:spPr>
                  </pic:pic>
                </a:graphicData>
              </a:graphic>
            </wp:inline>
          </w:drawing>
        </w:r>
      </w:ins>
    </w:p>
    <w:p w14:paraId="10A0FAE6" w14:textId="77777777" w:rsidR="00F626D9" w:rsidRPr="00F626D9" w:rsidRDefault="00F626D9" w:rsidP="00F626D9">
      <w:pPr>
        <w:rPr>
          <w:ins w:id="416" w:author="Evan Feinberg" w:date="2015-03-17T22:54:00Z"/>
        </w:rPr>
      </w:pPr>
    </w:p>
    <w:p w14:paraId="28A9A436" w14:textId="0AC61516" w:rsidR="00F626D9" w:rsidRDefault="00F626D9" w:rsidP="00F626D9">
      <w:pPr>
        <w:rPr>
          <w:ins w:id="417" w:author="Evan Feinberg" w:date="2015-03-17T22:55:00Z"/>
        </w:rPr>
      </w:pPr>
    </w:p>
    <w:p w14:paraId="5924867F" w14:textId="77777777" w:rsidR="00F626D9" w:rsidRDefault="00F626D9" w:rsidP="00F626D9">
      <w:pPr>
        <w:rPr>
          <w:ins w:id="418" w:author="Evan Feinberg" w:date="2015-03-17T22:55:00Z"/>
        </w:rPr>
      </w:pPr>
    </w:p>
    <w:p w14:paraId="69489FEF" w14:textId="77777777" w:rsidR="00F626D9" w:rsidRDefault="00F626D9" w:rsidP="00F626D9">
      <w:pPr>
        <w:rPr>
          <w:ins w:id="419" w:author="Evan Feinberg" w:date="2015-03-17T22:55:00Z"/>
        </w:rPr>
      </w:pPr>
    </w:p>
    <w:p w14:paraId="222C7FF3" w14:textId="77777777" w:rsidR="00F626D9" w:rsidRDefault="00F626D9" w:rsidP="00F626D9">
      <w:pPr>
        <w:rPr>
          <w:ins w:id="420" w:author="Evan Feinberg" w:date="2015-03-17T22:55:00Z"/>
        </w:rPr>
      </w:pPr>
    </w:p>
    <w:p w14:paraId="64AFCE28" w14:textId="4F1E515F" w:rsidR="00F626D9" w:rsidRPr="001F4A4C" w:rsidRDefault="00F626D9" w:rsidP="00F626D9">
      <w:pPr>
        <w:rPr>
          <w:ins w:id="421" w:author="Evan Feinberg" w:date="2015-03-17T22:55:00Z"/>
          <w:b/>
        </w:rPr>
      </w:pPr>
      <w:ins w:id="422" w:author="Evan Feinberg" w:date="2015-03-17T22:55:00Z">
        <w:r>
          <w:rPr>
            <w:b/>
          </w:rPr>
          <w:t>Generating .prmtop file in ParmEd Chamber</w:t>
        </w:r>
      </w:ins>
    </w:p>
    <w:p w14:paraId="4D2CEA1E" w14:textId="77777777" w:rsidR="00F626D9" w:rsidRDefault="00F626D9" w:rsidP="00F626D9">
      <w:pPr>
        <w:rPr>
          <w:ins w:id="423" w:author="Evan Feinberg" w:date="2015-03-17T22:55:00Z"/>
        </w:rPr>
      </w:pPr>
    </w:p>
    <w:p w14:paraId="4784D003" w14:textId="77777777" w:rsidR="00F626D9" w:rsidRDefault="00F626D9" w:rsidP="00F626D9">
      <w:pPr>
        <w:rPr>
          <w:ins w:id="424" w:author="Evan Feinberg" w:date="2015-03-17T22:54:00Z"/>
        </w:rPr>
      </w:pPr>
    </w:p>
    <w:p w14:paraId="6C23A410" w14:textId="4F8174E0" w:rsidR="00F626D9" w:rsidRDefault="006B2688" w:rsidP="00F626D9">
      <w:pPr>
        <w:rPr>
          <w:ins w:id="425" w:author="Evan Feinberg" w:date="2015-03-17T22:54:00Z"/>
        </w:rPr>
      </w:pPr>
      <w:ins w:id="426" w:author="Evan Feinberg" w:date="2015-03-17T22:54:00Z">
        <w:r>
          <w:t>Now you will use the PSFGEN</w:t>
        </w:r>
      </w:ins>
      <w:ins w:id="427" w:author="Evan Feinberg" w:date="2015-03-18T00:02:00Z">
        <w:r>
          <w:softHyphen/>
          <w:t>–</w:t>
        </w:r>
      </w:ins>
      <w:ins w:id="428" w:author="Evan Feinberg" w:date="2015-03-17T22:54:00Z">
        <w:r w:rsidR="00F626D9">
          <w:t>generated PDB and PSF files to create a .prmtop file using Chamber command in ParmEd.</w:t>
        </w:r>
      </w:ins>
    </w:p>
    <w:p w14:paraId="2E59E70F" w14:textId="77777777" w:rsidR="00F626D9" w:rsidRDefault="00F626D9" w:rsidP="00F626D9">
      <w:pPr>
        <w:rPr>
          <w:ins w:id="429" w:author="Evan Feinberg" w:date="2015-03-17T22:57:00Z"/>
        </w:rPr>
      </w:pPr>
    </w:p>
    <w:p w14:paraId="560A188F" w14:textId="775D7396" w:rsidR="00923246" w:rsidRDefault="00923246" w:rsidP="00F626D9">
      <w:pPr>
        <w:rPr>
          <w:ins w:id="430" w:author="Evan Feinberg" w:date="2015-03-17T22:57:00Z"/>
        </w:rPr>
      </w:pPr>
      <w:ins w:id="431" w:author="Evan Feinberg" w:date="2015-03-17T22:57:00Z">
        <w:r>
          <w:t>Move the pertinent files to a new directory in Sherlock. You should need the following:</w:t>
        </w:r>
      </w:ins>
    </w:p>
    <w:p w14:paraId="5C5D0389" w14:textId="77777777" w:rsidR="00923246" w:rsidRDefault="00923246" w:rsidP="00F626D9">
      <w:pPr>
        <w:rPr>
          <w:ins w:id="432" w:author="Evan Feinberg" w:date="2015-03-17T22:57:00Z"/>
        </w:rPr>
      </w:pPr>
    </w:p>
    <w:p w14:paraId="57283302" w14:textId="77777777" w:rsidR="00923246" w:rsidRDefault="00923246" w:rsidP="00F626D9">
      <w:pPr>
        <w:rPr>
          <w:ins w:id="433" w:author="Evan Feinberg" w:date="2015-03-17T22:55:00Z"/>
        </w:rPr>
      </w:pPr>
    </w:p>
    <w:p w14:paraId="4979E76B" w14:textId="62D89639" w:rsidR="00F626D9" w:rsidRDefault="00923246" w:rsidP="00F626D9">
      <w:pPr>
        <w:rPr>
          <w:ins w:id="434" w:author="Evan Feinberg" w:date="2015-03-17T22:58:00Z"/>
        </w:rPr>
      </w:pPr>
      <w:ins w:id="435" w:author="Evan Feinberg" w:date="2015-03-17T22:58:00Z">
        <w:r w:rsidRPr="00923246">
          <w:t>par_all36_cgenff.prm</w:t>
        </w:r>
      </w:ins>
    </w:p>
    <w:p w14:paraId="2A07FAE6" w14:textId="02027136" w:rsidR="00923246" w:rsidRDefault="00923246" w:rsidP="00F626D9">
      <w:pPr>
        <w:rPr>
          <w:ins w:id="436" w:author="Evan Feinberg" w:date="2015-03-17T22:58:00Z"/>
        </w:rPr>
      </w:pPr>
      <w:ins w:id="437" w:author="Evan Feinberg" w:date="2015-03-17T22:58:00Z">
        <w:r w:rsidRPr="00923246">
          <w:t>par_all36_prot.prm</w:t>
        </w:r>
        <w:r>
          <w:t xml:space="preserve"> [if your ligand is covalently bonded to an amino acid]</w:t>
        </w:r>
      </w:ins>
    </w:p>
    <w:p w14:paraId="3E9C01EB" w14:textId="2FAB15B0" w:rsidR="00923246" w:rsidRDefault="00923246" w:rsidP="00F626D9">
      <w:pPr>
        <w:rPr>
          <w:ins w:id="438" w:author="Evan Feinberg" w:date="2015-03-17T22:58:00Z"/>
        </w:rPr>
      </w:pPr>
      <w:ins w:id="439" w:author="Evan Feinberg" w:date="2015-03-17T22:58:00Z">
        <w:r w:rsidRPr="00923246">
          <w:t>top_all36_cgenff</w:t>
        </w:r>
        <w:r>
          <w:t>.rtf</w:t>
        </w:r>
      </w:ins>
    </w:p>
    <w:p w14:paraId="3CFC21D7" w14:textId="5CB033A0" w:rsidR="00923246" w:rsidRDefault="00923246" w:rsidP="00F626D9">
      <w:pPr>
        <w:rPr>
          <w:ins w:id="440" w:author="Evan Feinberg" w:date="2015-03-17T23:00:00Z"/>
        </w:rPr>
      </w:pPr>
      <w:ins w:id="441" w:author="Evan Feinberg" w:date="2015-03-17T22:58:00Z">
        <w:r w:rsidRPr="00923246">
          <w:t>top_all36_prot</w:t>
        </w:r>
        <w:r>
          <w:t xml:space="preserve"> [[if your ligand is covalently bonded to an amino acid]]</w:t>
        </w:r>
      </w:ins>
    </w:p>
    <w:p w14:paraId="2CC3A2FC" w14:textId="6EFE854B" w:rsidR="00923246" w:rsidRDefault="00923246" w:rsidP="00F626D9">
      <w:pPr>
        <w:rPr>
          <w:ins w:id="442" w:author="Evan Feinberg" w:date="2015-03-17T23:00:00Z"/>
        </w:rPr>
      </w:pPr>
      <w:ins w:id="443" w:author="Evan Feinberg" w:date="2015-03-17T23:00:00Z">
        <w:r>
          <w:t>[your_ligand].rtf</w:t>
        </w:r>
      </w:ins>
    </w:p>
    <w:p w14:paraId="6850634E" w14:textId="354C85E8" w:rsidR="00923246" w:rsidRDefault="00923246" w:rsidP="00F626D9">
      <w:pPr>
        <w:rPr>
          <w:ins w:id="444" w:author="Evan Feinberg" w:date="2015-03-17T22:58:00Z"/>
        </w:rPr>
      </w:pPr>
      <w:ins w:id="445" w:author="Evan Feinberg" w:date="2015-03-17T23:00:00Z">
        <w:r>
          <w:t>[your_ligand].prm</w:t>
        </w:r>
      </w:ins>
    </w:p>
    <w:p w14:paraId="4E06246C" w14:textId="77B7F227" w:rsidR="00923246" w:rsidRDefault="00923246" w:rsidP="00F626D9">
      <w:pPr>
        <w:rPr>
          <w:ins w:id="446" w:author="Evan Feinberg" w:date="2015-03-17T22:59:00Z"/>
        </w:rPr>
      </w:pPr>
      <w:ins w:id="447" w:author="Evan Feinberg" w:date="2015-03-17T22:59:00Z">
        <w:r>
          <w:t>[your_ligand].psf</w:t>
        </w:r>
      </w:ins>
    </w:p>
    <w:p w14:paraId="5A89E8E1" w14:textId="1474525E" w:rsidR="00923246" w:rsidRDefault="00923246" w:rsidP="00F626D9">
      <w:pPr>
        <w:rPr>
          <w:ins w:id="448" w:author="Evan Feinberg" w:date="2015-03-17T22:59:00Z"/>
        </w:rPr>
      </w:pPr>
      <w:ins w:id="449" w:author="Evan Feinberg" w:date="2015-03-17T22:59:00Z">
        <w:r>
          <w:t>[your_ligand].pdb</w:t>
        </w:r>
      </w:ins>
    </w:p>
    <w:p w14:paraId="66D1AA04" w14:textId="77777777" w:rsidR="00923246" w:rsidRDefault="00923246" w:rsidP="00F626D9">
      <w:pPr>
        <w:rPr>
          <w:ins w:id="450" w:author="Evan Feinberg" w:date="2015-03-17T22:59:00Z"/>
        </w:rPr>
      </w:pPr>
    </w:p>
    <w:p w14:paraId="4D889DBD" w14:textId="15E64873" w:rsidR="00923246" w:rsidRDefault="00923246" w:rsidP="00F626D9">
      <w:pPr>
        <w:rPr>
          <w:ins w:id="451" w:author="Evan Feinberg" w:date="2015-03-17T22:59:00Z"/>
        </w:rPr>
      </w:pPr>
      <w:ins w:id="452" w:author="Evan Feinberg" w:date="2015-03-17T22:59:00Z">
        <w:r>
          <w:t xml:space="preserve">where the last two files should have been generated by PSFGen. </w:t>
        </w:r>
      </w:ins>
    </w:p>
    <w:p w14:paraId="230BC737" w14:textId="77777777" w:rsidR="00923246" w:rsidRDefault="00923246" w:rsidP="00F626D9">
      <w:pPr>
        <w:rPr>
          <w:ins w:id="453" w:author="Evan Feinberg" w:date="2015-03-17T22:59:00Z"/>
        </w:rPr>
      </w:pPr>
    </w:p>
    <w:p w14:paraId="3E76117C" w14:textId="0308F255" w:rsidR="00923246" w:rsidRDefault="00923246" w:rsidP="00F626D9">
      <w:pPr>
        <w:rPr>
          <w:ins w:id="454" w:author="Evan Feinberg" w:date="2015-03-17T22:59:00Z"/>
        </w:rPr>
      </w:pPr>
      <w:ins w:id="455" w:author="Evan Feinberg" w:date="2015-03-17T22:59:00Z">
        <w:r>
          <w:t>Now open ParmEd in the directory containing these files, and enter a command like so:</w:t>
        </w:r>
      </w:ins>
    </w:p>
    <w:p w14:paraId="5289943E" w14:textId="77777777" w:rsidR="00923246" w:rsidRDefault="00923246" w:rsidP="00F626D9">
      <w:pPr>
        <w:rPr>
          <w:ins w:id="456" w:author="Evan Feinberg" w:date="2015-03-17T22:59:00Z"/>
        </w:rPr>
      </w:pPr>
    </w:p>
    <w:p w14:paraId="09455843" w14:textId="6897E9D5" w:rsidR="00923246" w:rsidRDefault="00923246" w:rsidP="00F626D9">
      <w:pPr>
        <w:rPr>
          <w:ins w:id="457" w:author="Evan Feinberg" w:date="2015-03-17T23:02:00Z"/>
        </w:rPr>
      </w:pPr>
      <w:ins w:id="458" w:author="Evan Feinberg" w:date="2015-03-17T23:00:00Z">
        <w:r>
          <w:t xml:space="preserve">chamber –top </w:t>
        </w:r>
        <w:r w:rsidRPr="00923246">
          <w:t>top_all36_cgenff</w:t>
        </w:r>
        <w:r>
          <w:t>.rtf –top [your_ligand].rtf –prm par_all36_cgenff.prm</w:t>
        </w:r>
      </w:ins>
      <w:ins w:id="459" w:author="Evan Feinberg" w:date="2015-03-17T23:01:00Z">
        <w:r>
          <w:t xml:space="preserve"> –prm [your_ligand].prm –psf [your_ligand].psf –crd [your_ligand].pdb –box bounding </w:t>
        </w:r>
      </w:ins>
    </w:p>
    <w:p w14:paraId="26F28917" w14:textId="77777777" w:rsidR="00923246" w:rsidRDefault="00923246" w:rsidP="00F626D9">
      <w:pPr>
        <w:rPr>
          <w:ins w:id="460" w:author="Evan Feinberg" w:date="2015-03-17T23:02:00Z"/>
        </w:rPr>
      </w:pPr>
    </w:p>
    <w:p w14:paraId="418202BC" w14:textId="76DE223B" w:rsidR="00923246" w:rsidRDefault="00923246" w:rsidP="00F626D9">
      <w:pPr>
        <w:rPr>
          <w:ins w:id="461" w:author="Evan Feinberg" w:date="2015-03-17T23:02:00Z"/>
        </w:rPr>
      </w:pPr>
      <w:ins w:id="462" w:author="Evan Feinberg" w:date="2015-03-17T23:02:00Z">
        <w:r>
          <w:t>When it finishes, save your prmtop and inpcrd files by using:</w:t>
        </w:r>
      </w:ins>
    </w:p>
    <w:p w14:paraId="33AFB5CC" w14:textId="77777777" w:rsidR="00923246" w:rsidRDefault="00923246" w:rsidP="00F626D9">
      <w:pPr>
        <w:rPr>
          <w:ins w:id="463" w:author="Evan Feinberg" w:date="2015-03-17T23:02:00Z"/>
        </w:rPr>
      </w:pPr>
    </w:p>
    <w:p w14:paraId="42D42A71" w14:textId="6CB03F69" w:rsidR="00923246" w:rsidRDefault="006C544C" w:rsidP="00F626D9">
      <w:pPr>
        <w:rPr>
          <w:ins w:id="464" w:author="Evan Feinberg" w:date="2015-03-17T23:06:00Z"/>
        </w:rPr>
      </w:pPr>
      <w:ins w:id="465" w:author="Evan Feinberg" w:date="2015-03-17T23:06:00Z">
        <w:r>
          <w:t>outparm [your_ligand].prmtop [your_ligand].inpcrd</w:t>
        </w:r>
      </w:ins>
    </w:p>
    <w:p w14:paraId="6E2DC375" w14:textId="77777777" w:rsidR="006C544C" w:rsidRDefault="006C544C" w:rsidP="00F626D9">
      <w:pPr>
        <w:rPr>
          <w:ins w:id="466" w:author="Evan Feinberg" w:date="2015-03-17T23:07:00Z"/>
        </w:rPr>
      </w:pPr>
    </w:p>
    <w:p w14:paraId="407D8C2A" w14:textId="2B770C30" w:rsidR="006C544C" w:rsidRDefault="006C544C" w:rsidP="00F626D9">
      <w:pPr>
        <w:rPr>
          <w:ins w:id="467" w:author="Evan Feinberg" w:date="2015-03-17T23:07:00Z"/>
        </w:rPr>
      </w:pPr>
      <w:ins w:id="468" w:author="Evan Feinberg" w:date="2015-03-17T23:07:00Z">
        <w:r>
          <w:rPr>
            <w:b/>
          </w:rPr>
          <w:t xml:space="preserve">Generating mdcrd file </w:t>
        </w:r>
      </w:ins>
    </w:p>
    <w:p w14:paraId="111B5A9E" w14:textId="77777777" w:rsidR="006C544C" w:rsidRDefault="006C544C" w:rsidP="00F626D9">
      <w:pPr>
        <w:rPr>
          <w:ins w:id="469" w:author="Evan Feinberg" w:date="2015-03-17T23:07:00Z"/>
        </w:rPr>
      </w:pPr>
    </w:p>
    <w:p w14:paraId="61701652" w14:textId="1699F427" w:rsidR="006C544C" w:rsidRDefault="006C544C" w:rsidP="00F626D9">
      <w:pPr>
        <w:rPr>
          <w:ins w:id="470" w:author="Evan Feinberg" w:date="2015-03-17T23:07:00Z"/>
        </w:rPr>
      </w:pPr>
      <w:ins w:id="471" w:author="Evan Feinberg" w:date="2015-03-17T23:07:00Z">
        <w:r>
          <w:t>Now you will use this prmtop and the .xyz file you generated earlier in Maestro to obtain a trajectory file in .mdcrd format needed for Paramfit.</w:t>
        </w:r>
      </w:ins>
    </w:p>
    <w:p w14:paraId="41528A8C" w14:textId="77777777" w:rsidR="006C544C" w:rsidRDefault="006C544C" w:rsidP="00F626D9">
      <w:pPr>
        <w:rPr>
          <w:ins w:id="472" w:author="Evan Feinberg" w:date="2015-03-17T23:11:00Z"/>
        </w:rPr>
      </w:pPr>
    </w:p>
    <w:p w14:paraId="2B384719" w14:textId="6F8B0A79" w:rsidR="006C544C" w:rsidRDefault="006C544C" w:rsidP="00F626D9">
      <w:pPr>
        <w:rPr>
          <w:ins w:id="473" w:author="Evan Feinberg" w:date="2015-03-17T23:11:00Z"/>
        </w:rPr>
      </w:pPr>
      <w:ins w:id="474" w:author="Evan Feinberg" w:date="2015-03-17T23:11:00Z">
        <w:r>
          <w:t xml:space="preserve">Make sure AMBER is loaded on Sherlock (ml load amber/14-intel). Transfer the .xyz file containing all the poses/conformations you generated earlier in Schrodinger to the current directory containing the prmtop file. </w:t>
        </w:r>
      </w:ins>
    </w:p>
    <w:p w14:paraId="290C5623" w14:textId="77777777" w:rsidR="006C544C" w:rsidRDefault="006C544C" w:rsidP="00F626D9">
      <w:pPr>
        <w:rPr>
          <w:ins w:id="475" w:author="Evan Feinberg" w:date="2015-03-17T23:11:00Z"/>
        </w:rPr>
      </w:pPr>
    </w:p>
    <w:p w14:paraId="1CCC214B" w14:textId="598BA9A8" w:rsidR="006C544C" w:rsidRDefault="006C544C" w:rsidP="00F626D9">
      <w:pPr>
        <w:rPr>
          <w:ins w:id="476" w:author="Evan Feinberg" w:date="2015-03-17T23:11:00Z"/>
        </w:rPr>
      </w:pPr>
      <w:ins w:id="477" w:author="Evan Feinberg" w:date="2015-03-17T23:11:00Z">
        <w:r>
          <w:t>Now, in the directory containing all the files, run:</w:t>
        </w:r>
      </w:ins>
    </w:p>
    <w:p w14:paraId="41EA6E06" w14:textId="77777777" w:rsidR="006C544C" w:rsidRDefault="006C544C" w:rsidP="00F626D9">
      <w:pPr>
        <w:rPr>
          <w:ins w:id="478" w:author="Evan Feinberg" w:date="2015-03-17T23:11:00Z"/>
        </w:rPr>
      </w:pPr>
    </w:p>
    <w:p w14:paraId="5DF864D3" w14:textId="38574D5C" w:rsidR="006C544C" w:rsidRDefault="006C544C" w:rsidP="00F626D9">
      <w:pPr>
        <w:rPr>
          <w:ins w:id="479" w:author="Evan Feinberg" w:date="2015-03-17T23:12:00Z"/>
        </w:rPr>
      </w:pPr>
      <w:ins w:id="480" w:author="Evan Feinberg" w:date="2015-03-17T23:11:00Z">
        <w:r>
          <w:t xml:space="preserve">cpptraj </w:t>
        </w:r>
      </w:ins>
      <w:ins w:id="481" w:author="Evan Feinberg" w:date="2015-03-17T23:12:00Z">
        <w:r>
          <w:t>[your_ligand].prmtop</w:t>
        </w:r>
      </w:ins>
    </w:p>
    <w:p w14:paraId="4C1AB9D0" w14:textId="77777777" w:rsidR="006C544C" w:rsidRDefault="006C544C" w:rsidP="00F626D9">
      <w:pPr>
        <w:rPr>
          <w:ins w:id="482" w:author="Evan Feinberg" w:date="2015-03-17T23:12:00Z"/>
        </w:rPr>
      </w:pPr>
    </w:p>
    <w:p w14:paraId="083F9260" w14:textId="4ED21AE9" w:rsidR="006C544C" w:rsidRDefault="006C544C" w:rsidP="00F626D9">
      <w:pPr>
        <w:rPr>
          <w:ins w:id="483" w:author="Evan Feinberg" w:date="2015-03-17T23:12:00Z"/>
        </w:rPr>
      </w:pPr>
      <w:ins w:id="484" w:author="Evan Feinberg" w:date="2015-03-17T23:12:00Z">
        <w:r>
          <w:t>If it loads properly, run:</w:t>
        </w:r>
      </w:ins>
    </w:p>
    <w:p w14:paraId="09DF1916" w14:textId="77777777" w:rsidR="006C544C" w:rsidRDefault="006C544C" w:rsidP="00F626D9">
      <w:pPr>
        <w:rPr>
          <w:ins w:id="485" w:author="Evan Feinberg" w:date="2015-03-17T23:12:00Z"/>
        </w:rPr>
      </w:pPr>
    </w:p>
    <w:p w14:paraId="6D5F4624" w14:textId="7B6094B2" w:rsidR="006C544C" w:rsidRDefault="006C544C" w:rsidP="00F626D9">
      <w:pPr>
        <w:rPr>
          <w:ins w:id="486" w:author="Evan Feinberg" w:date="2015-03-17T23:12:00Z"/>
        </w:rPr>
      </w:pPr>
      <w:ins w:id="487" w:author="Evan Feinberg" w:date="2015-03-17T23:12:00Z">
        <w:r>
          <w:t>cpptraj [your_poses_file].xyz</w:t>
        </w:r>
      </w:ins>
    </w:p>
    <w:p w14:paraId="06C51F8F" w14:textId="6F0C69F3" w:rsidR="006C544C" w:rsidRDefault="006C544C" w:rsidP="00F626D9">
      <w:pPr>
        <w:rPr>
          <w:ins w:id="488" w:author="Evan Feinberg" w:date="2015-03-17T23:12:00Z"/>
        </w:rPr>
      </w:pPr>
      <w:ins w:id="489" w:author="Evan Feinberg" w:date="2015-03-17T23:12:00Z">
        <w:r>
          <w:t>If that also works without errors, run:</w:t>
        </w:r>
      </w:ins>
    </w:p>
    <w:p w14:paraId="0CB3F6B6" w14:textId="77777777" w:rsidR="006C544C" w:rsidRDefault="006C544C" w:rsidP="00F626D9">
      <w:pPr>
        <w:rPr>
          <w:ins w:id="490" w:author="Evan Feinberg" w:date="2015-03-17T23:13:00Z"/>
        </w:rPr>
      </w:pPr>
    </w:p>
    <w:p w14:paraId="4A498B33" w14:textId="33418769" w:rsidR="006C544C" w:rsidRDefault="006C544C" w:rsidP="00F626D9">
      <w:pPr>
        <w:rPr>
          <w:ins w:id="491" w:author="Evan Feinberg" w:date="2015-03-17T23:13:00Z"/>
        </w:rPr>
      </w:pPr>
      <w:ins w:id="492" w:author="Evan Feinberg" w:date="2015-03-17T23:13:00Z">
        <w:r>
          <w:t>trajout [your_poses_name].mdcrd</w:t>
        </w:r>
      </w:ins>
    </w:p>
    <w:p w14:paraId="7B317424" w14:textId="77777777" w:rsidR="006C544C" w:rsidRDefault="006C544C" w:rsidP="00F626D9">
      <w:pPr>
        <w:rPr>
          <w:ins w:id="493" w:author="Evan Feinberg" w:date="2015-03-17T23:13:00Z"/>
        </w:rPr>
      </w:pPr>
    </w:p>
    <w:p w14:paraId="73F48435" w14:textId="1A2628DF" w:rsidR="006C544C" w:rsidRDefault="006C544C" w:rsidP="00F626D9">
      <w:pPr>
        <w:rPr>
          <w:ins w:id="494" w:author="Evan Feinberg" w:date="2015-03-17T23:13:00Z"/>
        </w:rPr>
      </w:pPr>
      <w:ins w:id="495" w:author="Evan Feinberg" w:date="2015-03-17T23:13:00Z">
        <w:r>
          <w:t>Now run (not kidding):</w:t>
        </w:r>
      </w:ins>
    </w:p>
    <w:p w14:paraId="0680E6E2" w14:textId="77777777" w:rsidR="006C544C" w:rsidRDefault="006C544C" w:rsidP="00F626D9">
      <w:pPr>
        <w:rPr>
          <w:ins w:id="496" w:author="Evan Feinberg" w:date="2015-03-17T23:13:00Z"/>
        </w:rPr>
      </w:pPr>
    </w:p>
    <w:p w14:paraId="44FAB267" w14:textId="318A52A3" w:rsidR="006C544C" w:rsidRDefault="006C544C" w:rsidP="00F626D9">
      <w:pPr>
        <w:rPr>
          <w:ins w:id="497" w:author="Evan Feinberg" w:date="2015-03-17T23:13:00Z"/>
        </w:rPr>
      </w:pPr>
      <w:ins w:id="498" w:author="Evan Feinberg" w:date="2015-03-17T23:13:00Z">
        <w:r>
          <w:t>go</w:t>
        </w:r>
      </w:ins>
    </w:p>
    <w:p w14:paraId="609AE684" w14:textId="77777777" w:rsidR="006C544C" w:rsidRDefault="006C544C" w:rsidP="00F626D9">
      <w:pPr>
        <w:rPr>
          <w:ins w:id="499" w:author="Evan Feinberg" w:date="2015-03-17T23:13:00Z"/>
        </w:rPr>
      </w:pPr>
    </w:p>
    <w:p w14:paraId="5BA85210" w14:textId="7F6E999F" w:rsidR="006C544C" w:rsidRDefault="006C544C" w:rsidP="00F626D9">
      <w:pPr>
        <w:rPr>
          <w:ins w:id="500" w:author="Evan Feinberg" w:date="2015-03-17T23:13:00Z"/>
        </w:rPr>
      </w:pPr>
      <w:ins w:id="501" w:author="Evan Feinberg" w:date="2015-03-17T23:13:00Z">
        <w:r>
          <w:t>IT should generate a message saying that the mdcrd file has been generated.</w:t>
        </w:r>
      </w:ins>
    </w:p>
    <w:p w14:paraId="614DC43F" w14:textId="77777777" w:rsidR="006C544C" w:rsidRDefault="006C544C" w:rsidP="00F626D9">
      <w:pPr>
        <w:rPr>
          <w:ins w:id="502" w:author="Evan Feinberg" w:date="2015-03-17T23:13:00Z"/>
        </w:rPr>
      </w:pPr>
    </w:p>
    <w:p w14:paraId="510868D0" w14:textId="71AC5DE5" w:rsidR="006C544C" w:rsidRDefault="006C544C" w:rsidP="00F626D9">
      <w:pPr>
        <w:rPr>
          <w:ins w:id="503" w:author="Evan Feinberg" w:date="2015-03-17T23:13:00Z"/>
        </w:rPr>
      </w:pPr>
      <w:ins w:id="504" w:author="Evan Feinberg" w:date="2015-03-17T23:13:00Z">
        <w:r>
          <w:t xml:space="preserve">Now quit cpptraj, you have completed this phase. </w:t>
        </w:r>
      </w:ins>
    </w:p>
    <w:p w14:paraId="4AA9DDBC" w14:textId="77777777" w:rsidR="006C544C" w:rsidRDefault="006C544C" w:rsidP="00F626D9">
      <w:pPr>
        <w:rPr>
          <w:ins w:id="505" w:author="Evan Feinberg" w:date="2015-03-17T23:13:00Z"/>
        </w:rPr>
      </w:pPr>
    </w:p>
    <w:p w14:paraId="7C9B09E8" w14:textId="62D802E3" w:rsidR="006C544C" w:rsidRDefault="006C544C" w:rsidP="00F626D9">
      <w:pPr>
        <w:rPr>
          <w:ins w:id="506" w:author="Evan Feinberg" w:date="2015-03-17T23:13:00Z"/>
        </w:rPr>
      </w:pPr>
      <w:ins w:id="507" w:author="Evan Feinberg" w:date="2015-03-17T23:13:00Z">
        <w:r>
          <w:rPr>
            <w:b/>
          </w:rPr>
          <w:t>Generating Quantum Energies</w:t>
        </w:r>
      </w:ins>
    </w:p>
    <w:p w14:paraId="13F3B72D" w14:textId="77777777" w:rsidR="006C544C" w:rsidRDefault="006C544C" w:rsidP="00F626D9">
      <w:pPr>
        <w:rPr>
          <w:ins w:id="508" w:author="Evan Feinberg" w:date="2015-03-17T23:13:00Z"/>
        </w:rPr>
      </w:pPr>
    </w:p>
    <w:p w14:paraId="07C704BB" w14:textId="36CEDC53" w:rsidR="006C544C" w:rsidRDefault="00151150" w:rsidP="00F626D9">
      <w:pPr>
        <w:rPr>
          <w:ins w:id="509" w:author="Evan Feinberg" w:date="2015-03-17T23:16:00Z"/>
        </w:rPr>
      </w:pPr>
      <w:ins w:id="510" w:author="Evan Feinberg" w:date="2015-03-17T23:15:00Z">
        <w:r>
          <w:t xml:space="preserve">Now, you have all the ingredients you need to use Paramfit to parameterize your dihedral of </w:t>
        </w:r>
      </w:ins>
      <w:ins w:id="511" w:author="Evan Feinberg" w:date="2015-03-17T23:16:00Z">
        <w:r>
          <w:t>choice</w:t>
        </w:r>
      </w:ins>
      <w:ins w:id="512" w:author="Evan Feinberg" w:date="2015-03-17T23:15:00Z">
        <w:r>
          <w:t xml:space="preserve">. For </w:t>
        </w:r>
      </w:ins>
      <w:ins w:id="513" w:author="Evan Feinberg" w:date="2015-03-17T23:16:00Z">
        <w:r>
          <w:t>this, Robin’s very well written and documented Paramfit tutorial should do the trick.</w:t>
        </w:r>
      </w:ins>
    </w:p>
    <w:p w14:paraId="05960F8E" w14:textId="77777777" w:rsidR="00151150" w:rsidRDefault="00151150" w:rsidP="00F626D9">
      <w:pPr>
        <w:rPr>
          <w:ins w:id="514" w:author="Evan Feinberg" w:date="2015-03-17T23:16:00Z"/>
        </w:rPr>
      </w:pPr>
    </w:p>
    <w:p w14:paraId="5F8B221A" w14:textId="195F9F54" w:rsidR="00151150" w:rsidRDefault="00151150" w:rsidP="00F626D9">
      <w:pPr>
        <w:rPr>
          <w:ins w:id="515" w:author="Evan Feinberg" w:date="2015-03-17T23:16:00Z"/>
        </w:rPr>
      </w:pPr>
      <w:ins w:id="516" w:author="Evan Feinberg" w:date="2015-03-17T23:16:00Z">
        <w:r>
          <w:t>From my own experience using it, here are some tips and tricks to smooth the process.</w:t>
        </w:r>
      </w:ins>
    </w:p>
    <w:p w14:paraId="38E73817" w14:textId="77777777" w:rsidR="00151150" w:rsidRDefault="00151150" w:rsidP="00F626D9">
      <w:pPr>
        <w:rPr>
          <w:ins w:id="517" w:author="Evan Feinberg" w:date="2015-03-17T23:17:00Z"/>
        </w:rPr>
      </w:pPr>
    </w:p>
    <w:p w14:paraId="04700C3F" w14:textId="346D8FAA" w:rsidR="00151150" w:rsidRDefault="00151150" w:rsidP="00F626D9">
      <w:pPr>
        <w:rPr>
          <w:ins w:id="518" w:author="Evan Feinberg" w:date="2015-03-17T23:26:00Z"/>
        </w:rPr>
      </w:pPr>
      <w:ins w:id="519" w:author="Evan Feinberg" w:date="2015-03-17T23:25:00Z">
        <w:r>
          <w:t xml:space="preserve">First, to generate quantum input files, it is required to create “.com” or “.g” files in Gaussian format (or whatever quantum code is your favorite). The problem is that it is </w:t>
        </w:r>
      </w:ins>
      <w:ins w:id="520" w:author="Evan Feinberg" w:date="2015-03-17T23:26:00Z">
        <w:r>
          <w:t xml:space="preserve">nontrivial to interpolate bond orders and overall formal charges from the .prmtop file itself. </w:t>
        </w:r>
      </w:ins>
      <w:ins w:id="521" w:author="Evan Feinberg" w:date="2015-03-18T00:04:00Z">
        <w:r w:rsidR="006B2688">
          <w:t xml:space="preserve">The codes Paramfit calls will frequently get these wrong, and then you will have to manually fix the files. </w:t>
        </w:r>
      </w:ins>
      <w:ins w:id="522" w:author="Evan Feinberg" w:date="2015-03-17T23:26:00Z">
        <w:r w:rsidR="008F02B7">
          <w:t>To get around this issue:</w:t>
        </w:r>
      </w:ins>
    </w:p>
    <w:p w14:paraId="15236F49" w14:textId="77777777" w:rsidR="008F02B7" w:rsidRDefault="008F02B7" w:rsidP="00F626D9">
      <w:pPr>
        <w:rPr>
          <w:ins w:id="523" w:author="Evan Feinberg" w:date="2015-03-17T23:26:00Z"/>
        </w:rPr>
      </w:pPr>
    </w:p>
    <w:p w14:paraId="06755C56" w14:textId="305BDFB4" w:rsidR="008F02B7" w:rsidRDefault="008F02B7" w:rsidP="001F4A4C">
      <w:pPr>
        <w:pStyle w:val="ListParagraph"/>
        <w:numPr>
          <w:ilvl w:val="0"/>
          <w:numId w:val="4"/>
        </w:numPr>
        <w:rPr>
          <w:ins w:id="524" w:author="Evan Feinberg" w:date="2015-03-17T23:28:00Z"/>
        </w:rPr>
      </w:pPr>
      <w:ins w:id="525" w:author="Evan Feinberg" w:date="2015-03-17T23:26:00Z">
        <w:r>
          <w:t>Open the project file pertaining to the conformational search you did earlier in Maestro, if it</w:t>
        </w:r>
      </w:ins>
      <w:ins w:id="526" w:author="Evan Feinberg" w:date="2015-03-17T23:27:00Z">
        <w:r>
          <w:t>’s not still open. Now select all the conformers on the left-hand panel, and right click on them to “Export” the structures. Choose as your output format Gaussian Z-matrix, and make sure to choose to export each structure to its own file. Name t</w:t>
        </w:r>
      </w:ins>
      <w:ins w:id="527" w:author="Evan Feinberg" w:date="2015-03-17T23:28:00Z">
        <w:r>
          <w:t>he file “pose”. Therefore, each structure will have format pose1.g, pose2.g, etc.</w:t>
        </w:r>
      </w:ins>
    </w:p>
    <w:p w14:paraId="17FB8944" w14:textId="4E043E00" w:rsidR="008F02B7" w:rsidRDefault="008F02B7" w:rsidP="001F4A4C">
      <w:pPr>
        <w:pStyle w:val="ListParagraph"/>
        <w:numPr>
          <w:ilvl w:val="0"/>
          <w:numId w:val="4"/>
        </w:numPr>
        <w:rPr>
          <w:ins w:id="528" w:author="Evan Feinberg" w:date="2015-03-17T23:28:00Z"/>
        </w:rPr>
      </w:pPr>
      <w:ins w:id="529" w:author="Evan Feinberg" w:date="2015-03-17T23:28:00Z">
        <w:r>
          <w:t>Transfer all these files to a directory on Sherlock called “[paramfit_session_directory]/quantum_inputs”</w:t>
        </w:r>
      </w:ins>
    </w:p>
    <w:p w14:paraId="13CB5653" w14:textId="2D9836EF" w:rsidR="008F02B7" w:rsidRDefault="008F02B7" w:rsidP="001F4A4C">
      <w:pPr>
        <w:pStyle w:val="ListParagraph"/>
        <w:numPr>
          <w:ilvl w:val="0"/>
          <w:numId w:val="4"/>
        </w:numPr>
        <w:rPr>
          <w:ins w:id="530" w:author="Evan Feinberg" w:date="2015-03-17T23:29:00Z"/>
        </w:rPr>
      </w:pPr>
      <w:ins w:id="531" w:author="Evan Feinberg" w:date="2015-03-17T23:29:00Z">
        <w:r>
          <w:t>Modify the inputs</w:t>
        </w:r>
      </w:ins>
      <w:ins w:id="532" w:author="Evan Feinberg" w:date="2015-03-17T23:30:00Z">
        <w:r>
          <w:t>. Scripts exist in the directory: $ambersim/paramfit_files</w:t>
        </w:r>
      </w:ins>
    </w:p>
    <w:p w14:paraId="393528B0" w14:textId="7633E0B7" w:rsidR="008F02B7" w:rsidRDefault="008F02B7" w:rsidP="001F4A4C">
      <w:pPr>
        <w:pStyle w:val="ListParagraph"/>
        <w:numPr>
          <w:ilvl w:val="1"/>
          <w:numId w:val="4"/>
        </w:numPr>
        <w:rPr>
          <w:ins w:id="533" w:author="Evan Feinberg" w:date="2015-03-17T23:31:00Z"/>
        </w:rPr>
      </w:pPr>
      <w:ins w:id="534" w:author="Evan Feinberg" w:date="2015-03-17T23:29:00Z">
        <w:r>
          <w:t>Modify the file “</w:t>
        </w:r>
      </w:ins>
      <w:ins w:id="535" w:author="Evan Feinberg" w:date="2015-03-17T23:30:00Z">
        <w:r>
          <w:t>gaussian.header” to your liking</w:t>
        </w:r>
      </w:ins>
      <w:ins w:id="536" w:author="Evan Feinberg" w:date="2015-03-17T23:31:00Z">
        <w:r w:rsidR="005A5D95">
          <w:t xml:space="preserve"> (the defaults already there should be fine. But if you want to change level of theory or basis set this is where to do it)</w:t>
        </w:r>
      </w:ins>
    </w:p>
    <w:p w14:paraId="5855FF66" w14:textId="4CB7D6C3" w:rsidR="005A5D95" w:rsidRDefault="005A5D95" w:rsidP="001F4A4C">
      <w:pPr>
        <w:pStyle w:val="ListParagraph"/>
        <w:numPr>
          <w:ilvl w:val="1"/>
          <w:numId w:val="4"/>
        </w:numPr>
        <w:rPr>
          <w:ins w:id="537" w:author="Evan Feinberg" w:date="2015-03-17T23:32:00Z"/>
        </w:rPr>
      </w:pPr>
      <w:ins w:id="538" w:author="Evan Feinberg" w:date="2015-03-17T23:32:00Z">
        <w:r>
          <w:t>Now run “mod_inputs.bash” in the directory immediately parent to “quantum_inputs”, the dir containing all of your .g files</w:t>
        </w:r>
      </w:ins>
    </w:p>
    <w:p w14:paraId="4FE2D951" w14:textId="0EA99A35" w:rsidR="005A5D95" w:rsidRDefault="005A5D95" w:rsidP="001F4A4C">
      <w:pPr>
        <w:pStyle w:val="ListParagraph"/>
        <w:numPr>
          <w:ilvl w:val="0"/>
          <w:numId w:val="4"/>
        </w:numPr>
        <w:rPr>
          <w:ins w:id="539" w:author="Evan Feinberg" w:date="2015-03-17T23:33:00Z"/>
        </w:rPr>
      </w:pPr>
      <w:ins w:id="540" w:author="Evan Feinberg" w:date="2015-03-17T23:33:00Z">
        <w:r>
          <w:t>Now you should be able to run “do_qm.bash” and it will automatically create a directory called “quantum_outputs” and calculate energies for each of your structures</w:t>
        </w:r>
      </w:ins>
      <w:ins w:id="541" w:author="Evan Feinberg" w:date="2015-03-18T00:14:00Z">
        <w:r w:rsidR="001F4A4C">
          <w:t>. Depending on your structure, this step can take many hours</w:t>
        </w:r>
      </w:ins>
    </w:p>
    <w:p w14:paraId="49DE1163" w14:textId="5BAA5AFA" w:rsidR="005A5D95" w:rsidRDefault="005A5D95" w:rsidP="001F4A4C">
      <w:pPr>
        <w:pStyle w:val="ListParagraph"/>
        <w:numPr>
          <w:ilvl w:val="0"/>
          <w:numId w:val="4"/>
        </w:numPr>
        <w:rPr>
          <w:ins w:id="542" w:author="Evan Feinberg" w:date="2015-03-17T23:28:00Z"/>
        </w:rPr>
      </w:pPr>
      <w:ins w:id="543" w:author="Evan Feinberg" w:date="2015-03-17T23:33:00Z">
        <w:r>
          <w:t>Modify “process_qm.bash” to reflect the total number of structures you have (i.e., change “67” to the number of conformations in your mdcrd file), and run it</w:t>
        </w:r>
      </w:ins>
    </w:p>
    <w:p w14:paraId="56BDB35F" w14:textId="77777777" w:rsidR="008F02B7" w:rsidRDefault="008F02B7" w:rsidP="008F02B7">
      <w:pPr>
        <w:rPr>
          <w:ins w:id="544" w:author="Evan Feinberg" w:date="2015-03-17T23:34:00Z"/>
        </w:rPr>
      </w:pPr>
    </w:p>
    <w:p w14:paraId="31711BFC" w14:textId="77777777" w:rsidR="005A5D95" w:rsidRPr="006C544C" w:rsidRDefault="005A5D95" w:rsidP="008F02B7">
      <w:pPr>
        <w:rPr>
          <w:ins w:id="545" w:author="Evan Feinberg" w:date="2015-03-17T22:58:00Z"/>
        </w:rPr>
      </w:pPr>
    </w:p>
    <w:p w14:paraId="6EB96CA5" w14:textId="77777777" w:rsidR="00923246" w:rsidRPr="00F626D9" w:rsidRDefault="00923246" w:rsidP="00F626D9"/>
    <w:sectPr w:rsidR="00923246" w:rsidRPr="00F626D9" w:rsidSect="00B22D6B">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E60731" w14:textId="77777777" w:rsidR="006B2688" w:rsidRDefault="006B2688" w:rsidP="00050A81">
      <w:r>
        <w:separator/>
      </w:r>
    </w:p>
  </w:endnote>
  <w:endnote w:type="continuationSeparator" w:id="0">
    <w:p w14:paraId="5D6BA735" w14:textId="77777777" w:rsidR="006B2688" w:rsidRDefault="006B2688" w:rsidP="00050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55388" w14:textId="77777777" w:rsidR="006B2688" w:rsidRDefault="006B2688">
    <w:pPr>
      <w:pStyle w:val="Footer"/>
    </w:pPr>
  </w:p>
  <w:p w14:paraId="76E37FC1" w14:textId="77777777" w:rsidR="006B2688" w:rsidRDefault="006B26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525EFA" w14:textId="77777777" w:rsidR="006B2688" w:rsidRDefault="006B2688" w:rsidP="00050A81">
      <w:r>
        <w:separator/>
      </w:r>
    </w:p>
  </w:footnote>
  <w:footnote w:type="continuationSeparator" w:id="0">
    <w:p w14:paraId="21AE8A6A" w14:textId="77777777" w:rsidR="006B2688" w:rsidRDefault="006B2688" w:rsidP="00050A8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88045C"/>
    <w:multiLevelType w:val="hybridMultilevel"/>
    <w:tmpl w:val="9990C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A10ACA"/>
    <w:multiLevelType w:val="hybridMultilevel"/>
    <w:tmpl w:val="98080B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BF28C3"/>
    <w:multiLevelType w:val="hybridMultilevel"/>
    <w:tmpl w:val="0262D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CD7202"/>
    <w:multiLevelType w:val="hybridMultilevel"/>
    <w:tmpl w:val="AD681A48"/>
    <w:lvl w:ilvl="0" w:tplc="4F7C9E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A0C"/>
    <w:rsid w:val="00013BF4"/>
    <w:rsid w:val="000368A0"/>
    <w:rsid w:val="00050A81"/>
    <w:rsid w:val="00052551"/>
    <w:rsid w:val="00066128"/>
    <w:rsid w:val="000707BD"/>
    <w:rsid w:val="000708D4"/>
    <w:rsid w:val="00075119"/>
    <w:rsid w:val="000D148A"/>
    <w:rsid w:val="00107885"/>
    <w:rsid w:val="00114842"/>
    <w:rsid w:val="001379FA"/>
    <w:rsid w:val="001417D5"/>
    <w:rsid w:val="00151150"/>
    <w:rsid w:val="0016243C"/>
    <w:rsid w:val="00172A6E"/>
    <w:rsid w:val="00176220"/>
    <w:rsid w:val="001835B8"/>
    <w:rsid w:val="00196182"/>
    <w:rsid w:val="001E5D1C"/>
    <w:rsid w:val="001F4A4C"/>
    <w:rsid w:val="00201147"/>
    <w:rsid w:val="002471B9"/>
    <w:rsid w:val="002822A6"/>
    <w:rsid w:val="00285017"/>
    <w:rsid w:val="002A081D"/>
    <w:rsid w:val="002A2569"/>
    <w:rsid w:val="002D7ABD"/>
    <w:rsid w:val="00344E3E"/>
    <w:rsid w:val="00364D75"/>
    <w:rsid w:val="00375E86"/>
    <w:rsid w:val="003928D0"/>
    <w:rsid w:val="003A4ECB"/>
    <w:rsid w:val="003B630A"/>
    <w:rsid w:val="003C7D26"/>
    <w:rsid w:val="003D2237"/>
    <w:rsid w:val="004150F1"/>
    <w:rsid w:val="0042624A"/>
    <w:rsid w:val="00455927"/>
    <w:rsid w:val="00481661"/>
    <w:rsid w:val="00481816"/>
    <w:rsid w:val="0048392B"/>
    <w:rsid w:val="004A1C3B"/>
    <w:rsid w:val="004D6D0E"/>
    <w:rsid w:val="00533AA3"/>
    <w:rsid w:val="00553512"/>
    <w:rsid w:val="005965C5"/>
    <w:rsid w:val="005A5D95"/>
    <w:rsid w:val="005D75B4"/>
    <w:rsid w:val="005E32C0"/>
    <w:rsid w:val="00601CF6"/>
    <w:rsid w:val="006112DF"/>
    <w:rsid w:val="00615B31"/>
    <w:rsid w:val="006509ED"/>
    <w:rsid w:val="00686072"/>
    <w:rsid w:val="006A577E"/>
    <w:rsid w:val="006B2688"/>
    <w:rsid w:val="006C544C"/>
    <w:rsid w:val="006D2DAE"/>
    <w:rsid w:val="006E3597"/>
    <w:rsid w:val="006E4BC1"/>
    <w:rsid w:val="007122DB"/>
    <w:rsid w:val="007208CD"/>
    <w:rsid w:val="00794E2D"/>
    <w:rsid w:val="00795D65"/>
    <w:rsid w:val="007E1C70"/>
    <w:rsid w:val="007F32F8"/>
    <w:rsid w:val="0082596F"/>
    <w:rsid w:val="008337A5"/>
    <w:rsid w:val="008410CB"/>
    <w:rsid w:val="00846B93"/>
    <w:rsid w:val="00881009"/>
    <w:rsid w:val="008830B6"/>
    <w:rsid w:val="00897569"/>
    <w:rsid w:val="008A072A"/>
    <w:rsid w:val="008A0B87"/>
    <w:rsid w:val="008B5B87"/>
    <w:rsid w:val="008E1D04"/>
    <w:rsid w:val="008F02B7"/>
    <w:rsid w:val="00900EBF"/>
    <w:rsid w:val="00905348"/>
    <w:rsid w:val="0090646F"/>
    <w:rsid w:val="009071CA"/>
    <w:rsid w:val="00923246"/>
    <w:rsid w:val="0092605E"/>
    <w:rsid w:val="00927C98"/>
    <w:rsid w:val="009319A7"/>
    <w:rsid w:val="00943902"/>
    <w:rsid w:val="009D778D"/>
    <w:rsid w:val="009E07C8"/>
    <w:rsid w:val="009E2079"/>
    <w:rsid w:val="009E34C3"/>
    <w:rsid w:val="00A141C5"/>
    <w:rsid w:val="00A26F5D"/>
    <w:rsid w:val="00A57C24"/>
    <w:rsid w:val="00A818B8"/>
    <w:rsid w:val="00A843D5"/>
    <w:rsid w:val="00AB58F0"/>
    <w:rsid w:val="00AB6C5A"/>
    <w:rsid w:val="00AD2A80"/>
    <w:rsid w:val="00AE5007"/>
    <w:rsid w:val="00B070F8"/>
    <w:rsid w:val="00B1074D"/>
    <w:rsid w:val="00B22D6B"/>
    <w:rsid w:val="00B64442"/>
    <w:rsid w:val="00B75A34"/>
    <w:rsid w:val="00BB0281"/>
    <w:rsid w:val="00BB0B84"/>
    <w:rsid w:val="00BB1CAD"/>
    <w:rsid w:val="00BB24BA"/>
    <w:rsid w:val="00BB5F23"/>
    <w:rsid w:val="00BD5A0C"/>
    <w:rsid w:val="00C03A3F"/>
    <w:rsid w:val="00C041F0"/>
    <w:rsid w:val="00C10FD9"/>
    <w:rsid w:val="00C270D4"/>
    <w:rsid w:val="00C74E00"/>
    <w:rsid w:val="00C8259F"/>
    <w:rsid w:val="00C93C12"/>
    <w:rsid w:val="00CD7342"/>
    <w:rsid w:val="00D01CAA"/>
    <w:rsid w:val="00D077BD"/>
    <w:rsid w:val="00D149D7"/>
    <w:rsid w:val="00D176EB"/>
    <w:rsid w:val="00D24004"/>
    <w:rsid w:val="00D31C08"/>
    <w:rsid w:val="00D44B48"/>
    <w:rsid w:val="00D63DC4"/>
    <w:rsid w:val="00D71839"/>
    <w:rsid w:val="00DA6AA8"/>
    <w:rsid w:val="00E26481"/>
    <w:rsid w:val="00E55AD5"/>
    <w:rsid w:val="00E767D5"/>
    <w:rsid w:val="00E94D68"/>
    <w:rsid w:val="00EA3504"/>
    <w:rsid w:val="00EB2D9E"/>
    <w:rsid w:val="00EC1013"/>
    <w:rsid w:val="00EC4D06"/>
    <w:rsid w:val="00ED25EE"/>
    <w:rsid w:val="00EE70D6"/>
    <w:rsid w:val="00EF6E7B"/>
    <w:rsid w:val="00EF7619"/>
    <w:rsid w:val="00F0337E"/>
    <w:rsid w:val="00F23353"/>
    <w:rsid w:val="00F3110B"/>
    <w:rsid w:val="00F571A5"/>
    <w:rsid w:val="00F626D9"/>
    <w:rsid w:val="00F67AFD"/>
    <w:rsid w:val="00F73D00"/>
    <w:rsid w:val="00F809DB"/>
    <w:rsid w:val="00F84AD1"/>
    <w:rsid w:val="00FD28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E739E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4E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74E00"/>
    <w:rPr>
      <w:rFonts w:ascii="Lucida Grande" w:hAnsi="Lucida Grande"/>
      <w:sz w:val="18"/>
      <w:szCs w:val="18"/>
    </w:rPr>
  </w:style>
  <w:style w:type="paragraph" w:styleId="ListParagraph">
    <w:name w:val="List Paragraph"/>
    <w:basedOn w:val="Normal"/>
    <w:uiPriority w:val="34"/>
    <w:qFormat/>
    <w:rsid w:val="00C270D4"/>
    <w:pPr>
      <w:ind w:left="720"/>
      <w:contextualSpacing/>
    </w:pPr>
  </w:style>
  <w:style w:type="paragraph" w:styleId="Header">
    <w:name w:val="header"/>
    <w:basedOn w:val="Normal"/>
    <w:link w:val="HeaderChar"/>
    <w:uiPriority w:val="99"/>
    <w:unhideWhenUsed/>
    <w:rsid w:val="00050A81"/>
    <w:pPr>
      <w:tabs>
        <w:tab w:val="center" w:pos="4320"/>
        <w:tab w:val="right" w:pos="8640"/>
      </w:tabs>
    </w:pPr>
  </w:style>
  <w:style w:type="character" w:customStyle="1" w:styleId="HeaderChar">
    <w:name w:val="Header Char"/>
    <w:basedOn w:val="DefaultParagraphFont"/>
    <w:link w:val="Header"/>
    <w:uiPriority w:val="99"/>
    <w:rsid w:val="00050A81"/>
  </w:style>
  <w:style w:type="paragraph" w:styleId="Footer">
    <w:name w:val="footer"/>
    <w:basedOn w:val="Normal"/>
    <w:link w:val="FooterChar"/>
    <w:uiPriority w:val="99"/>
    <w:unhideWhenUsed/>
    <w:rsid w:val="00050A81"/>
    <w:pPr>
      <w:tabs>
        <w:tab w:val="center" w:pos="4320"/>
        <w:tab w:val="right" w:pos="8640"/>
      </w:tabs>
    </w:pPr>
  </w:style>
  <w:style w:type="character" w:customStyle="1" w:styleId="FooterChar">
    <w:name w:val="Footer Char"/>
    <w:basedOn w:val="DefaultParagraphFont"/>
    <w:link w:val="Footer"/>
    <w:uiPriority w:val="99"/>
    <w:rsid w:val="00050A81"/>
  </w:style>
  <w:style w:type="paragraph" w:styleId="Caption">
    <w:name w:val="caption"/>
    <w:basedOn w:val="Normal"/>
    <w:next w:val="Normal"/>
    <w:uiPriority w:val="35"/>
    <w:unhideWhenUsed/>
    <w:qFormat/>
    <w:rsid w:val="000368A0"/>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F0337E"/>
    <w:rPr>
      <w:sz w:val="18"/>
      <w:szCs w:val="18"/>
    </w:rPr>
  </w:style>
  <w:style w:type="paragraph" w:styleId="CommentText">
    <w:name w:val="annotation text"/>
    <w:basedOn w:val="Normal"/>
    <w:link w:val="CommentTextChar"/>
    <w:uiPriority w:val="99"/>
    <w:semiHidden/>
    <w:unhideWhenUsed/>
    <w:rsid w:val="00F0337E"/>
  </w:style>
  <w:style w:type="character" w:customStyle="1" w:styleId="CommentTextChar">
    <w:name w:val="Comment Text Char"/>
    <w:basedOn w:val="DefaultParagraphFont"/>
    <w:link w:val="CommentText"/>
    <w:uiPriority w:val="99"/>
    <w:semiHidden/>
    <w:rsid w:val="00F0337E"/>
  </w:style>
  <w:style w:type="paragraph" w:styleId="CommentSubject">
    <w:name w:val="annotation subject"/>
    <w:basedOn w:val="CommentText"/>
    <w:next w:val="CommentText"/>
    <w:link w:val="CommentSubjectChar"/>
    <w:uiPriority w:val="99"/>
    <w:semiHidden/>
    <w:unhideWhenUsed/>
    <w:rsid w:val="00F0337E"/>
    <w:rPr>
      <w:b/>
      <w:bCs/>
      <w:sz w:val="20"/>
      <w:szCs w:val="20"/>
    </w:rPr>
  </w:style>
  <w:style w:type="character" w:customStyle="1" w:styleId="CommentSubjectChar">
    <w:name w:val="Comment Subject Char"/>
    <w:basedOn w:val="CommentTextChar"/>
    <w:link w:val="CommentSubject"/>
    <w:uiPriority w:val="99"/>
    <w:semiHidden/>
    <w:rsid w:val="00F0337E"/>
    <w:rPr>
      <w:b/>
      <w:bCs/>
      <w:sz w:val="20"/>
      <w:szCs w:val="20"/>
    </w:rPr>
  </w:style>
  <w:style w:type="character" w:styleId="Hyperlink">
    <w:name w:val="Hyperlink"/>
    <w:basedOn w:val="DefaultParagraphFont"/>
    <w:uiPriority w:val="99"/>
    <w:unhideWhenUsed/>
    <w:rsid w:val="00172A6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4E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74E00"/>
    <w:rPr>
      <w:rFonts w:ascii="Lucida Grande" w:hAnsi="Lucida Grande"/>
      <w:sz w:val="18"/>
      <w:szCs w:val="18"/>
    </w:rPr>
  </w:style>
  <w:style w:type="paragraph" w:styleId="ListParagraph">
    <w:name w:val="List Paragraph"/>
    <w:basedOn w:val="Normal"/>
    <w:uiPriority w:val="34"/>
    <w:qFormat/>
    <w:rsid w:val="00C270D4"/>
    <w:pPr>
      <w:ind w:left="720"/>
      <w:contextualSpacing/>
    </w:pPr>
  </w:style>
  <w:style w:type="paragraph" w:styleId="Header">
    <w:name w:val="header"/>
    <w:basedOn w:val="Normal"/>
    <w:link w:val="HeaderChar"/>
    <w:uiPriority w:val="99"/>
    <w:unhideWhenUsed/>
    <w:rsid w:val="00050A81"/>
    <w:pPr>
      <w:tabs>
        <w:tab w:val="center" w:pos="4320"/>
        <w:tab w:val="right" w:pos="8640"/>
      </w:tabs>
    </w:pPr>
  </w:style>
  <w:style w:type="character" w:customStyle="1" w:styleId="HeaderChar">
    <w:name w:val="Header Char"/>
    <w:basedOn w:val="DefaultParagraphFont"/>
    <w:link w:val="Header"/>
    <w:uiPriority w:val="99"/>
    <w:rsid w:val="00050A81"/>
  </w:style>
  <w:style w:type="paragraph" w:styleId="Footer">
    <w:name w:val="footer"/>
    <w:basedOn w:val="Normal"/>
    <w:link w:val="FooterChar"/>
    <w:uiPriority w:val="99"/>
    <w:unhideWhenUsed/>
    <w:rsid w:val="00050A81"/>
    <w:pPr>
      <w:tabs>
        <w:tab w:val="center" w:pos="4320"/>
        <w:tab w:val="right" w:pos="8640"/>
      </w:tabs>
    </w:pPr>
  </w:style>
  <w:style w:type="character" w:customStyle="1" w:styleId="FooterChar">
    <w:name w:val="Footer Char"/>
    <w:basedOn w:val="DefaultParagraphFont"/>
    <w:link w:val="Footer"/>
    <w:uiPriority w:val="99"/>
    <w:rsid w:val="00050A81"/>
  </w:style>
  <w:style w:type="paragraph" w:styleId="Caption">
    <w:name w:val="caption"/>
    <w:basedOn w:val="Normal"/>
    <w:next w:val="Normal"/>
    <w:uiPriority w:val="35"/>
    <w:unhideWhenUsed/>
    <w:qFormat/>
    <w:rsid w:val="000368A0"/>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F0337E"/>
    <w:rPr>
      <w:sz w:val="18"/>
      <w:szCs w:val="18"/>
    </w:rPr>
  </w:style>
  <w:style w:type="paragraph" w:styleId="CommentText">
    <w:name w:val="annotation text"/>
    <w:basedOn w:val="Normal"/>
    <w:link w:val="CommentTextChar"/>
    <w:uiPriority w:val="99"/>
    <w:semiHidden/>
    <w:unhideWhenUsed/>
    <w:rsid w:val="00F0337E"/>
  </w:style>
  <w:style w:type="character" w:customStyle="1" w:styleId="CommentTextChar">
    <w:name w:val="Comment Text Char"/>
    <w:basedOn w:val="DefaultParagraphFont"/>
    <w:link w:val="CommentText"/>
    <w:uiPriority w:val="99"/>
    <w:semiHidden/>
    <w:rsid w:val="00F0337E"/>
  </w:style>
  <w:style w:type="paragraph" w:styleId="CommentSubject">
    <w:name w:val="annotation subject"/>
    <w:basedOn w:val="CommentText"/>
    <w:next w:val="CommentText"/>
    <w:link w:val="CommentSubjectChar"/>
    <w:uiPriority w:val="99"/>
    <w:semiHidden/>
    <w:unhideWhenUsed/>
    <w:rsid w:val="00F0337E"/>
    <w:rPr>
      <w:b/>
      <w:bCs/>
      <w:sz w:val="20"/>
      <w:szCs w:val="20"/>
    </w:rPr>
  </w:style>
  <w:style w:type="character" w:customStyle="1" w:styleId="CommentSubjectChar">
    <w:name w:val="Comment Subject Char"/>
    <w:basedOn w:val="CommentTextChar"/>
    <w:link w:val="CommentSubject"/>
    <w:uiPriority w:val="99"/>
    <w:semiHidden/>
    <w:rsid w:val="00F0337E"/>
    <w:rPr>
      <w:b/>
      <w:bCs/>
      <w:sz w:val="20"/>
      <w:szCs w:val="20"/>
    </w:rPr>
  </w:style>
  <w:style w:type="character" w:styleId="Hyperlink">
    <w:name w:val="Hyperlink"/>
    <w:basedOn w:val="DefaultParagraphFont"/>
    <w:uiPriority w:val="99"/>
    <w:unhideWhenUsed/>
    <w:rsid w:val="00172A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5180</Words>
  <Characters>29531</Characters>
  <Application>Microsoft Macintosh Word</Application>
  <DocSecurity>0</DocSecurity>
  <Lines>246</Lines>
  <Paragraphs>69</Paragraphs>
  <ScaleCrop>false</ScaleCrop>
  <Company>Yale University</Company>
  <LinksUpToDate>false</LinksUpToDate>
  <CharactersWithSpaces>34642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Feinberg</dc:creator>
  <cp:keywords/>
  <dc:description/>
  <cp:lastModifiedBy>Evan Feinberg</cp:lastModifiedBy>
  <cp:revision>2</cp:revision>
  <dcterms:created xsi:type="dcterms:W3CDTF">2015-03-20T06:42:00Z</dcterms:created>
  <dcterms:modified xsi:type="dcterms:W3CDTF">2015-03-20T06:42:00Z</dcterms:modified>
</cp:coreProperties>
</file>